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5806730"/>
        <w:docPartObj>
          <w:docPartGallery w:val="Cover Pages"/>
          <w:docPartUnique/>
        </w:docPartObj>
      </w:sdtPr>
      <w:sdtEndPr/>
      <w:sdtContent>
        <w:p w14:paraId="1A1C8D9D" w14:textId="2B16D36B" w:rsidR="002F2167" w:rsidRDefault="002F2167">
          <w:r>
            <w:rPr>
              <w:noProof/>
            </w:rPr>
            <mc:AlternateContent>
              <mc:Choice Requires="wps">
                <w:drawing>
                  <wp:anchor distT="0" distB="0" distL="114300" distR="114300" simplePos="0" relativeHeight="251664384" behindDoc="0" locked="0" layoutInCell="1" allowOverlap="1" wp14:anchorId="54718BB6" wp14:editId="2309B0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feld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C3D41B0" w14:textId="7A8603C8" w:rsidR="002F2167" w:rsidRDefault="00154294">
                                <w:pPr>
                                  <w:pStyle w:val="NoSpacing"/>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2F2167">
                                      <w:rPr>
                                        <w:color w:val="44546A" w:themeColor="text2"/>
                                      </w:rPr>
                                      <w:t>Quast. Oliver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4718BB6" id="_x0000_t202" coordsize="21600,21600" o:spt="202" path="m,l,21600r21600,l21600,xe">
                    <v:stroke joinstyle="miter"/>
                    <v:path gradientshapeok="t" o:connecttype="rect"/>
                  </v:shapetype>
                  <v:shape id="Textfeld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MqN3HzgCAABjBAAADgAAAAAAAAAA&#10;AAAAAAAuAgAAZHJzL2Uyb0RvYy54bWxQSwECLQAUAAYACAAAACEAU822794AAAAEAQAADwAAAAAA&#10;AAAAAAAAAACSBAAAZHJzL2Rvd25yZXYueG1sUEsFBgAAAAAEAAQA8wAAAJ0FAAAAAA==&#10;" filled="f" stroked="f" strokeweight=".5pt">
                    <v:textbox style="mso-fit-shape-to-text:t">
                      <w:txbxContent>
                        <w:p w14:paraId="3C3D41B0" w14:textId="7A8603C8" w:rsidR="002F2167" w:rsidRDefault="00154294">
                          <w:pPr>
                            <w:pStyle w:val="NoSpacing"/>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2F2167">
                                <w:rPr>
                                  <w:color w:val="44546A" w:themeColor="text2"/>
                                </w:rPr>
                                <w:t>Quast. Oliver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5C4906A" wp14:editId="20E506A8">
                    <wp:simplePos x="0" y="0"/>
                    <wp:positionH relativeFrom="page">
                      <wp:align>center</wp:align>
                    </wp:positionH>
                    <wp:positionV relativeFrom="page">
                      <wp:align>center</wp:align>
                    </wp:positionV>
                    <wp:extent cx="7383780" cy="9555480"/>
                    <wp:effectExtent l="0" t="0" r="7620" b="7620"/>
                    <wp:wrapNone/>
                    <wp:docPr id="466" name="Rechteck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0D84C3D" w14:textId="77777777" w:rsidR="002F2167" w:rsidRDefault="002F216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5C4906A" id="Rechteck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B/Dj0D1wIAAIo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14:paraId="50D84C3D" w14:textId="77777777" w:rsidR="002F2167" w:rsidRDefault="002F216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D3D0DD6" wp14:editId="7A48840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hteck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7878E" w14:textId="0D47963A" w:rsidR="002F2167" w:rsidRDefault="00154294" w:rsidP="0036042A">
                                <w:pPr>
                                  <w:spacing w:before="240"/>
                                  <w:rPr>
                                    <w:color w:val="FFFFFF" w:themeColor="background1"/>
                                  </w:rPr>
                                </w:pPr>
                                <w:sdt>
                                  <w:sdtPr>
                                    <w:rPr>
                                      <w:color w:val="FFFFFF" w:themeColor="background1"/>
                                      <w:lang w:val="en-US"/>
                                    </w:rPr>
                                    <w:alias w:val="Exposee"/>
                                    <w:id w:val="8276291"/>
                                    <w:dataBinding w:prefixMappings="xmlns:ns0='http://schemas.microsoft.com/office/2006/coverPageProps'" w:xpath="/ns0:CoverPageProperties[1]/ns0:Abstract[1]" w:storeItemID="{55AF091B-3C7A-41E3-B477-F2FDAA23CFDA}"/>
                                    <w:text/>
                                  </w:sdtPr>
                                  <w:sdtEndPr/>
                                  <w:sdtContent>
                                    <w:del w:id="0" w:author="Quast. Oliver" w:date="2025-03-20T16:20:00Z">
                                      <w:r w:rsidR="0036042A" w:rsidRPr="0036042A" w:rsidDel="0036042A">
                                        <w:rPr>
                                          <w:color w:val="FFFFFF" w:themeColor="background1"/>
                                          <w:lang w:val="en-US"/>
                                          <w:rPrChange w:id="1" w:author="Quast. Oliver" w:date="2025-03-20T16:20:00Z">
                                            <w:rPr>
                                              <w:color w:val="FFFFFF" w:themeColor="background1"/>
                                            </w:rPr>
                                          </w:rPrChange>
                                        </w:rPr>
                                        <w:delText>Der Kalt-Akquise Gesprächsleitfaden soll Ihnen dabei helfen, mit weniger Hemmungen und mehr Erfolg Telefonakquise zu betreiben. Der Fokus liegt auf einem respektvollen und informativen Erstkontakt, der den Grundstein für weiterführende Gespräche legt. Nutzen Sie die folgenden Kapitel, um Ihre Fähigkeiten zu verfeinern und Ihre Erfolgsquote zu steigern. Viel Erfolg bei Ihren Telefonaten!</w:delText>
                                      </w:r>
                                    </w:del>
                                    <w:ins w:id="2" w:author="Quast. Oliver" w:date="2025-03-20T16:20:00Z">
                                      <w:r w:rsidR="0036042A" w:rsidRPr="0036042A">
                                        <w:rPr>
                                          <w:color w:val="FFFFFF" w:themeColor="background1"/>
                                          <w:lang w:val="en-US"/>
                                          <w:rPrChange w:id="3" w:author="Quast. Oliver" w:date="2025-03-20T16:20:00Z">
                                            <w:rPr>
                                              <w:color w:val="FFFFFF" w:themeColor="background1"/>
                                            </w:rPr>
                                          </w:rPrChange>
                                        </w:rPr>
                                        <w:t>The cold-calling guide is designed to help you make phone calls with less inhibitions and more success in cold calling. The focus is on a respectful and informative initial contact, which lays the foundation for further conversations. Use the following chapters to refine your skills and skills and increase your success rate. Good luck with your telephone calls!</w:t>
                                      </w:r>
                                    </w:ins>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3D0DD6" id="Rechteck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G4rOBagAgAAnAUAAA4AAAAAAAAAAAAAAAAALgIAAGRycy9l&#10;Mm9Eb2MueG1sUEsBAi0AFAAGAAgAAAAhAHjHifzaAAAABQEAAA8AAAAAAAAAAAAAAAAA+gQAAGRy&#10;cy9kb3ducmV2LnhtbFBLBQYAAAAABAAEAPMAAAABBgAAAAA=&#10;" fillcolor="#44546a [3215]" stroked="f" strokeweight="1pt">
                    <v:textbox inset="14.4pt,14.4pt,14.4pt,28.8pt">
                      <w:txbxContent>
                        <w:p w14:paraId="1357878E" w14:textId="0D47963A" w:rsidR="002F2167" w:rsidRDefault="00154294" w:rsidP="0036042A">
                          <w:pPr>
                            <w:spacing w:before="240"/>
                            <w:rPr>
                              <w:color w:val="FFFFFF" w:themeColor="background1"/>
                            </w:rPr>
                          </w:pPr>
                          <w:sdt>
                            <w:sdtPr>
                              <w:rPr>
                                <w:color w:val="FFFFFF" w:themeColor="background1"/>
                                <w:lang w:val="en-US"/>
                              </w:rPr>
                              <w:alias w:val="Exposee"/>
                              <w:id w:val="8276291"/>
                              <w:dataBinding w:prefixMappings="xmlns:ns0='http://schemas.microsoft.com/office/2006/coverPageProps'" w:xpath="/ns0:CoverPageProperties[1]/ns0:Abstract[1]" w:storeItemID="{55AF091B-3C7A-41E3-B477-F2FDAA23CFDA}"/>
                              <w:text/>
                            </w:sdtPr>
                            <w:sdtEndPr/>
                            <w:sdtContent>
                              <w:del w:id="4" w:author="Quast. Oliver" w:date="2025-03-20T16:20:00Z">
                                <w:r w:rsidR="0036042A" w:rsidRPr="0036042A" w:rsidDel="0036042A">
                                  <w:rPr>
                                    <w:color w:val="FFFFFF" w:themeColor="background1"/>
                                    <w:lang w:val="en-US"/>
                                    <w:rPrChange w:id="5" w:author="Quast. Oliver" w:date="2025-03-20T16:20:00Z">
                                      <w:rPr>
                                        <w:color w:val="FFFFFF" w:themeColor="background1"/>
                                      </w:rPr>
                                    </w:rPrChange>
                                  </w:rPr>
                                  <w:delText>Der Kalt-Akquise Gesprächsleitfaden soll Ihnen dabei helfen, mit weniger Hemmungen und mehr Erfolg Telefonakquise zu betreiben. Der Fokus liegt auf einem respektvollen und informativen Erstkontakt, der den Grundstein für weiterführende Gespräche legt. Nutzen Sie die folgenden Kapitel, um Ihre Fähigkeiten zu verfeinern und Ihre Erfolgsquote zu steigern. Viel Erfolg bei Ihren Telefonaten!</w:delText>
                                </w:r>
                              </w:del>
                              <w:ins w:id="6" w:author="Quast. Oliver" w:date="2025-03-20T16:20:00Z">
                                <w:r w:rsidR="0036042A" w:rsidRPr="0036042A">
                                  <w:rPr>
                                    <w:color w:val="FFFFFF" w:themeColor="background1"/>
                                    <w:lang w:val="en-US"/>
                                    <w:rPrChange w:id="7" w:author="Quast. Oliver" w:date="2025-03-20T16:20:00Z">
                                      <w:rPr>
                                        <w:color w:val="FFFFFF" w:themeColor="background1"/>
                                      </w:rPr>
                                    </w:rPrChange>
                                  </w:rPr>
                                  <w:t>The cold-calling guide is designed to help you make phone calls with less inhibitions and more success in cold calling. The focus is on a respectful and informative initial contact, which lays the foundation for further conversations. Use the following chapters to refine your skills and skills and increase your success rate. Good luck with your telephone calls!</w:t>
                                </w:r>
                              </w:ins>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AFF31EE" wp14:editId="3B2B425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hteck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6D28D46" id="Rechteck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OHIuhOsAgAA3gUAAA4AAAAAAAAA&#10;AAAAAAAALgIAAGRycy9lMm9Eb2MueG1sUEsBAi0AFAAGAAgAAAAhAJXouHzdAAAABgEAAA8AAAAA&#10;AAAAAAAAAAAABg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59BE283" wp14:editId="484D813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hteck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64BF636" id="Rechteck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062518D" wp14:editId="36DF67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feld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0A43D785" w14:textId="6BCC6320" w:rsidR="002F2167" w:rsidRDefault="001D6B5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 xml:space="preserve">The cold </w:t>
                                    </w:r>
                                    <w:proofErr w:type="spellStart"/>
                                    <w:r>
                                      <w:rPr>
                                        <w:rFonts w:asciiTheme="majorHAnsi" w:eastAsiaTheme="majorEastAsia" w:hAnsiTheme="majorHAnsi" w:cstheme="majorBidi"/>
                                        <w:color w:val="5B9BD5" w:themeColor="accent1"/>
                                        <w:sz w:val="72"/>
                                        <w:szCs w:val="72"/>
                                      </w:rPr>
                                      <w:t>call</w:t>
                                    </w:r>
                                    <w:proofErr w:type="spellEnd"/>
                                  </w:p>
                                </w:sdtContent>
                              </w:sdt>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67AFCBA0" w14:textId="332C081F" w:rsidR="002F2167" w:rsidRDefault="001D6B5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A </w:t>
                                    </w:r>
                                    <w:proofErr w:type="spellStart"/>
                                    <w:r>
                                      <w:rPr>
                                        <w:rFonts w:asciiTheme="majorHAnsi" w:eastAsiaTheme="majorEastAsia" w:hAnsiTheme="majorHAnsi" w:cstheme="majorBidi"/>
                                        <w:color w:val="44546A" w:themeColor="text2"/>
                                        <w:sz w:val="32"/>
                                        <w:szCs w:val="32"/>
                                      </w:rPr>
                                      <w:t>short</w:t>
                                    </w:r>
                                    <w:proofErr w:type="spellEnd"/>
                                    <w:r>
                                      <w:rPr>
                                        <w:rFonts w:asciiTheme="majorHAnsi" w:eastAsiaTheme="majorEastAsia" w:hAnsiTheme="majorHAnsi" w:cstheme="majorBidi"/>
                                        <w:color w:val="44546A" w:themeColor="text2"/>
                                        <w:sz w:val="32"/>
                                        <w:szCs w:val="32"/>
                                      </w:rPr>
                                      <w:t xml:space="preserve"> </w:t>
                                    </w:r>
                                    <w:proofErr w:type="spellStart"/>
                                    <w:r>
                                      <w:rPr>
                                        <w:rFonts w:asciiTheme="majorHAnsi" w:eastAsiaTheme="majorEastAsia" w:hAnsiTheme="majorHAnsi" w:cstheme="majorBidi"/>
                                        <w:color w:val="44546A" w:themeColor="text2"/>
                                        <w:sz w:val="32"/>
                                        <w:szCs w:val="32"/>
                                      </w:rPr>
                                      <w:t>guide</w:t>
                                    </w:r>
                                    <w:proofErr w:type="spellEnd"/>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062518D" id="Textfeld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itel"/>
                            <w:id w:val="-958338334"/>
                            <w:dataBinding w:prefixMappings="xmlns:ns0='http://schemas.openxmlformats.org/package/2006/metadata/core-properties' xmlns:ns1='http://purl.org/dc/elements/1.1/'" w:xpath="/ns0:coreProperties[1]/ns1:title[1]" w:storeItemID="{6C3C8BC8-F283-45AE-878A-BAB7291924A1}"/>
                            <w:text/>
                          </w:sdtPr>
                          <w:sdtEndPr/>
                          <w:sdtContent>
                            <w:p w14:paraId="0A43D785" w14:textId="6BCC6320" w:rsidR="002F2167" w:rsidRDefault="001D6B50">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 xml:space="preserve">The cold </w:t>
                              </w:r>
                              <w:proofErr w:type="spellStart"/>
                              <w:r>
                                <w:rPr>
                                  <w:rFonts w:asciiTheme="majorHAnsi" w:eastAsiaTheme="majorEastAsia" w:hAnsiTheme="majorHAnsi" w:cstheme="majorBidi"/>
                                  <w:color w:val="5B9BD5" w:themeColor="accent1"/>
                                  <w:sz w:val="72"/>
                                  <w:szCs w:val="72"/>
                                </w:rPr>
                                <w:t>call</w:t>
                              </w:r>
                              <w:proofErr w:type="spellEnd"/>
                            </w:p>
                          </w:sdtContent>
                        </w:sdt>
                        <w:sdt>
                          <w:sdtPr>
                            <w:rPr>
                              <w:rFonts w:asciiTheme="majorHAnsi" w:eastAsiaTheme="majorEastAsia" w:hAnsiTheme="majorHAnsi" w:cstheme="majorBidi"/>
                              <w:color w:val="44546A" w:themeColor="text2"/>
                              <w:sz w:val="32"/>
                              <w:szCs w:val="32"/>
                            </w:rPr>
                            <w:alias w:val="Untertitel"/>
                            <w:id w:val="15524255"/>
                            <w:dataBinding w:prefixMappings="xmlns:ns0='http://schemas.openxmlformats.org/package/2006/metadata/core-properties' xmlns:ns1='http://purl.org/dc/elements/1.1/'" w:xpath="/ns0:coreProperties[1]/ns1:subject[1]" w:storeItemID="{6C3C8BC8-F283-45AE-878A-BAB7291924A1}"/>
                            <w:text/>
                          </w:sdtPr>
                          <w:sdtEndPr/>
                          <w:sdtContent>
                            <w:p w14:paraId="67AFCBA0" w14:textId="332C081F" w:rsidR="002F2167" w:rsidRDefault="001D6B50">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 xml:space="preserve">A </w:t>
                              </w:r>
                              <w:proofErr w:type="spellStart"/>
                              <w:r>
                                <w:rPr>
                                  <w:rFonts w:asciiTheme="majorHAnsi" w:eastAsiaTheme="majorEastAsia" w:hAnsiTheme="majorHAnsi" w:cstheme="majorBidi"/>
                                  <w:color w:val="44546A" w:themeColor="text2"/>
                                  <w:sz w:val="32"/>
                                  <w:szCs w:val="32"/>
                                </w:rPr>
                                <w:t>short</w:t>
                              </w:r>
                              <w:proofErr w:type="spellEnd"/>
                              <w:r>
                                <w:rPr>
                                  <w:rFonts w:asciiTheme="majorHAnsi" w:eastAsiaTheme="majorEastAsia" w:hAnsiTheme="majorHAnsi" w:cstheme="majorBidi"/>
                                  <w:color w:val="44546A" w:themeColor="text2"/>
                                  <w:sz w:val="32"/>
                                  <w:szCs w:val="32"/>
                                </w:rPr>
                                <w:t xml:space="preserve"> </w:t>
                              </w:r>
                              <w:proofErr w:type="spellStart"/>
                              <w:r>
                                <w:rPr>
                                  <w:rFonts w:asciiTheme="majorHAnsi" w:eastAsiaTheme="majorEastAsia" w:hAnsiTheme="majorHAnsi" w:cstheme="majorBidi"/>
                                  <w:color w:val="44546A" w:themeColor="text2"/>
                                  <w:sz w:val="32"/>
                                  <w:szCs w:val="32"/>
                                </w:rPr>
                                <w:t>guide</w:t>
                              </w:r>
                              <w:proofErr w:type="spellEnd"/>
                            </w:p>
                          </w:sdtContent>
                        </w:sdt>
                      </w:txbxContent>
                    </v:textbox>
                    <w10:wrap type="square" anchorx="page" anchory="page"/>
                  </v:shape>
                </w:pict>
              </mc:Fallback>
            </mc:AlternateContent>
          </w:r>
        </w:p>
        <w:p w14:paraId="40E8B27E" w14:textId="339C8001" w:rsidR="002F2167" w:rsidRDefault="002F2167">
          <w:pPr>
            <w:rPr>
              <w:rFonts w:asciiTheme="majorHAnsi" w:eastAsiaTheme="majorEastAsia" w:hAnsiTheme="majorHAnsi" w:cstheme="majorBidi"/>
              <w:color w:val="2E74B5" w:themeColor="accent1" w:themeShade="BF"/>
              <w:sz w:val="26"/>
              <w:szCs w:val="26"/>
            </w:rPr>
          </w:pPr>
          <w:r>
            <w:br w:type="page"/>
          </w:r>
        </w:p>
      </w:sdtContent>
    </w:sdt>
    <w:sdt>
      <w:sdtPr>
        <w:rPr>
          <w:rFonts w:asciiTheme="minorHAnsi" w:eastAsiaTheme="minorHAnsi" w:hAnsiTheme="minorHAnsi" w:cstheme="minorBidi"/>
          <w:color w:val="auto"/>
          <w:sz w:val="22"/>
          <w:szCs w:val="22"/>
          <w:lang w:eastAsia="en-US"/>
        </w:rPr>
        <w:id w:val="-1825885634"/>
        <w:docPartObj>
          <w:docPartGallery w:val="Table of Contents"/>
          <w:docPartUnique/>
        </w:docPartObj>
      </w:sdtPr>
      <w:sdtEndPr>
        <w:rPr>
          <w:b/>
          <w:bCs/>
        </w:rPr>
      </w:sdtEndPr>
      <w:sdtContent>
        <w:p w14:paraId="506FF0E1" w14:textId="523752A4" w:rsidR="002F2167" w:rsidRDefault="002F2167">
          <w:pPr>
            <w:pStyle w:val="TOCHeading"/>
          </w:pPr>
          <w:proofErr w:type="spellStart"/>
          <w:r>
            <w:t>I</w:t>
          </w:r>
          <w:ins w:id="8" w:author="Quast. Oliver" w:date="2025-03-20T16:21:00Z">
            <w:r w:rsidR="0036042A" w:rsidRPr="0036042A">
              <w:t>Contents</w:t>
            </w:r>
          </w:ins>
          <w:proofErr w:type="spellEnd"/>
          <w:del w:id="9" w:author="Quast. Oliver" w:date="2025-03-20T16:21:00Z">
            <w:r w:rsidDel="0036042A">
              <w:delText>nhalt</w:delText>
            </w:r>
          </w:del>
        </w:p>
        <w:p w14:paraId="2067BA79" w14:textId="61AC8595" w:rsidR="00B41C0B" w:rsidRDefault="002F2167">
          <w:pPr>
            <w:pStyle w:val="TOC2"/>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93381381" w:history="1">
            <w:r w:rsidR="00B41C0B" w:rsidRPr="007915D0">
              <w:rPr>
                <w:rStyle w:val="Hyperlink"/>
                <w:noProof/>
              </w:rPr>
              <w:t>Introduction</w:t>
            </w:r>
            <w:r w:rsidR="00B41C0B">
              <w:rPr>
                <w:noProof/>
                <w:webHidden/>
              </w:rPr>
              <w:tab/>
            </w:r>
            <w:r w:rsidR="00B41C0B">
              <w:rPr>
                <w:noProof/>
                <w:webHidden/>
              </w:rPr>
              <w:fldChar w:fldCharType="begin"/>
            </w:r>
            <w:r w:rsidR="00B41C0B">
              <w:rPr>
                <w:noProof/>
                <w:webHidden/>
              </w:rPr>
              <w:instrText xml:space="preserve"> PAGEREF _Toc193381381 \h </w:instrText>
            </w:r>
            <w:r w:rsidR="00B41C0B">
              <w:rPr>
                <w:noProof/>
                <w:webHidden/>
              </w:rPr>
            </w:r>
            <w:r w:rsidR="00B41C0B">
              <w:rPr>
                <w:noProof/>
                <w:webHidden/>
              </w:rPr>
              <w:fldChar w:fldCharType="separate"/>
            </w:r>
            <w:r w:rsidR="00B41C0B">
              <w:rPr>
                <w:noProof/>
                <w:webHidden/>
              </w:rPr>
              <w:t>2</w:t>
            </w:r>
            <w:r w:rsidR="00B41C0B">
              <w:rPr>
                <w:noProof/>
                <w:webHidden/>
              </w:rPr>
              <w:fldChar w:fldCharType="end"/>
            </w:r>
          </w:hyperlink>
        </w:p>
        <w:p w14:paraId="466983E8" w14:textId="5E985403" w:rsidR="00B41C0B" w:rsidRDefault="00154294">
          <w:pPr>
            <w:pStyle w:val="TOC2"/>
            <w:tabs>
              <w:tab w:val="left" w:pos="660"/>
              <w:tab w:val="right" w:leader="dot" w:pos="9016"/>
            </w:tabs>
            <w:rPr>
              <w:rFonts w:eastAsiaTheme="minorEastAsia"/>
              <w:noProof/>
              <w:lang w:eastAsia="de-DE"/>
            </w:rPr>
          </w:pPr>
          <w:hyperlink w:anchor="_Toc193381382" w:history="1">
            <w:r w:rsidR="00B41C0B" w:rsidRPr="007915D0">
              <w:rPr>
                <w:rStyle w:val="Hyperlink"/>
                <w:noProof/>
                <w:lang w:val="en-US"/>
              </w:rPr>
              <w:t>1.</w:t>
            </w:r>
            <w:r w:rsidR="00B41C0B">
              <w:rPr>
                <w:rFonts w:eastAsiaTheme="minorEastAsia"/>
                <w:noProof/>
                <w:lang w:eastAsia="de-DE"/>
              </w:rPr>
              <w:tab/>
            </w:r>
            <w:r w:rsidR="00B41C0B" w:rsidRPr="007915D0">
              <w:rPr>
                <w:rStyle w:val="Hyperlink"/>
                <w:noProof/>
                <w:lang w:val="en-US"/>
              </w:rPr>
              <w:t>What helps me with cold calling?</w:t>
            </w:r>
            <w:r w:rsidR="00B41C0B">
              <w:rPr>
                <w:noProof/>
                <w:webHidden/>
              </w:rPr>
              <w:tab/>
            </w:r>
            <w:r w:rsidR="00B41C0B">
              <w:rPr>
                <w:noProof/>
                <w:webHidden/>
              </w:rPr>
              <w:fldChar w:fldCharType="begin"/>
            </w:r>
            <w:r w:rsidR="00B41C0B">
              <w:rPr>
                <w:noProof/>
                <w:webHidden/>
              </w:rPr>
              <w:instrText xml:space="preserve"> PAGEREF _Toc193381382 \h </w:instrText>
            </w:r>
            <w:r w:rsidR="00B41C0B">
              <w:rPr>
                <w:noProof/>
                <w:webHidden/>
              </w:rPr>
            </w:r>
            <w:r w:rsidR="00B41C0B">
              <w:rPr>
                <w:noProof/>
                <w:webHidden/>
              </w:rPr>
              <w:fldChar w:fldCharType="separate"/>
            </w:r>
            <w:r w:rsidR="00B41C0B">
              <w:rPr>
                <w:noProof/>
                <w:webHidden/>
              </w:rPr>
              <w:t>2</w:t>
            </w:r>
            <w:r w:rsidR="00B41C0B">
              <w:rPr>
                <w:noProof/>
                <w:webHidden/>
              </w:rPr>
              <w:fldChar w:fldCharType="end"/>
            </w:r>
          </w:hyperlink>
        </w:p>
        <w:p w14:paraId="58F62DDA" w14:textId="50394B3E" w:rsidR="00B41C0B" w:rsidRDefault="00154294">
          <w:pPr>
            <w:pStyle w:val="TOC2"/>
            <w:tabs>
              <w:tab w:val="left" w:pos="880"/>
              <w:tab w:val="right" w:leader="dot" w:pos="9016"/>
            </w:tabs>
            <w:rPr>
              <w:rFonts w:eastAsiaTheme="minorEastAsia"/>
              <w:noProof/>
              <w:lang w:eastAsia="de-DE"/>
            </w:rPr>
          </w:pPr>
          <w:hyperlink w:anchor="_Toc193381383" w:history="1">
            <w:r w:rsidR="00B41C0B" w:rsidRPr="007915D0">
              <w:rPr>
                <w:rStyle w:val="Hyperlink"/>
                <w:noProof/>
              </w:rPr>
              <w:t>1.1.</w:t>
            </w:r>
            <w:r w:rsidR="00B41C0B">
              <w:rPr>
                <w:rFonts w:eastAsiaTheme="minorEastAsia"/>
                <w:noProof/>
                <w:lang w:eastAsia="de-DE"/>
              </w:rPr>
              <w:tab/>
            </w:r>
            <w:r w:rsidR="00B41C0B" w:rsidRPr="007915D0">
              <w:rPr>
                <w:rStyle w:val="Hyperlink"/>
                <w:noProof/>
              </w:rPr>
              <w:t>Inner attitude:</w:t>
            </w:r>
            <w:r w:rsidR="00B41C0B">
              <w:rPr>
                <w:noProof/>
                <w:webHidden/>
              </w:rPr>
              <w:tab/>
            </w:r>
            <w:r w:rsidR="00B41C0B">
              <w:rPr>
                <w:noProof/>
                <w:webHidden/>
              </w:rPr>
              <w:fldChar w:fldCharType="begin"/>
            </w:r>
            <w:r w:rsidR="00B41C0B">
              <w:rPr>
                <w:noProof/>
                <w:webHidden/>
              </w:rPr>
              <w:instrText xml:space="preserve"> PAGEREF _Toc193381383 \h </w:instrText>
            </w:r>
            <w:r w:rsidR="00B41C0B">
              <w:rPr>
                <w:noProof/>
                <w:webHidden/>
              </w:rPr>
            </w:r>
            <w:r w:rsidR="00B41C0B">
              <w:rPr>
                <w:noProof/>
                <w:webHidden/>
              </w:rPr>
              <w:fldChar w:fldCharType="separate"/>
            </w:r>
            <w:r w:rsidR="00B41C0B">
              <w:rPr>
                <w:noProof/>
                <w:webHidden/>
              </w:rPr>
              <w:t>2</w:t>
            </w:r>
            <w:r w:rsidR="00B41C0B">
              <w:rPr>
                <w:noProof/>
                <w:webHidden/>
              </w:rPr>
              <w:fldChar w:fldCharType="end"/>
            </w:r>
          </w:hyperlink>
        </w:p>
        <w:p w14:paraId="7749E47A" w14:textId="1924475A" w:rsidR="00B41C0B" w:rsidRDefault="00154294">
          <w:pPr>
            <w:pStyle w:val="TOC2"/>
            <w:tabs>
              <w:tab w:val="left" w:pos="880"/>
              <w:tab w:val="right" w:leader="dot" w:pos="9016"/>
            </w:tabs>
            <w:rPr>
              <w:rFonts w:eastAsiaTheme="minorEastAsia"/>
              <w:noProof/>
              <w:lang w:eastAsia="de-DE"/>
            </w:rPr>
          </w:pPr>
          <w:hyperlink w:anchor="_Toc193381384" w:history="1">
            <w:r w:rsidR="00B41C0B" w:rsidRPr="007915D0">
              <w:rPr>
                <w:rStyle w:val="Hyperlink"/>
                <w:noProof/>
              </w:rPr>
              <w:t>1.2.</w:t>
            </w:r>
            <w:r w:rsidR="00B41C0B">
              <w:rPr>
                <w:rFonts w:eastAsiaTheme="minorEastAsia"/>
                <w:noProof/>
                <w:lang w:eastAsia="de-DE"/>
              </w:rPr>
              <w:tab/>
            </w:r>
            <w:r w:rsidR="00B41C0B" w:rsidRPr="007915D0">
              <w:rPr>
                <w:rStyle w:val="Hyperlink"/>
                <w:noProof/>
              </w:rPr>
              <w:t>The time:</w:t>
            </w:r>
            <w:r w:rsidR="00B41C0B">
              <w:rPr>
                <w:noProof/>
                <w:webHidden/>
              </w:rPr>
              <w:tab/>
            </w:r>
            <w:r w:rsidR="00B41C0B">
              <w:rPr>
                <w:noProof/>
                <w:webHidden/>
              </w:rPr>
              <w:fldChar w:fldCharType="begin"/>
            </w:r>
            <w:r w:rsidR="00B41C0B">
              <w:rPr>
                <w:noProof/>
                <w:webHidden/>
              </w:rPr>
              <w:instrText xml:space="preserve"> PAGEREF _Toc193381384 \h </w:instrText>
            </w:r>
            <w:r w:rsidR="00B41C0B">
              <w:rPr>
                <w:noProof/>
                <w:webHidden/>
              </w:rPr>
            </w:r>
            <w:r w:rsidR="00B41C0B">
              <w:rPr>
                <w:noProof/>
                <w:webHidden/>
              </w:rPr>
              <w:fldChar w:fldCharType="separate"/>
            </w:r>
            <w:r w:rsidR="00B41C0B">
              <w:rPr>
                <w:noProof/>
                <w:webHidden/>
              </w:rPr>
              <w:t>2</w:t>
            </w:r>
            <w:r w:rsidR="00B41C0B">
              <w:rPr>
                <w:noProof/>
                <w:webHidden/>
              </w:rPr>
              <w:fldChar w:fldCharType="end"/>
            </w:r>
          </w:hyperlink>
        </w:p>
        <w:p w14:paraId="68CF05D1" w14:textId="7AED7C71" w:rsidR="00B41C0B" w:rsidRDefault="00154294">
          <w:pPr>
            <w:pStyle w:val="TOC2"/>
            <w:tabs>
              <w:tab w:val="left" w:pos="880"/>
              <w:tab w:val="right" w:leader="dot" w:pos="9016"/>
            </w:tabs>
            <w:rPr>
              <w:rFonts w:eastAsiaTheme="minorEastAsia"/>
              <w:noProof/>
              <w:lang w:eastAsia="de-DE"/>
            </w:rPr>
          </w:pPr>
          <w:hyperlink w:anchor="_Toc193381385" w:history="1">
            <w:r w:rsidR="00B41C0B" w:rsidRPr="007915D0">
              <w:rPr>
                <w:rStyle w:val="Hyperlink"/>
                <w:noProof/>
                <w:lang w:val="en-US"/>
              </w:rPr>
              <w:t>1.3.</w:t>
            </w:r>
            <w:r w:rsidR="00B41C0B">
              <w:rPr>
                <w:rFonts w:eastAsiaTheme="minorEastAsia"/>
                <w:noProof/>
                <w:lang w:eastAsia="de-DE"/>
              </w:rPr>
              <w:tab/>
            </w:r>
            <w:r w:rsidR="00B41C0B" w:rsidRPr="007915D0">
              <w:rPr>
                <w:rStyle w:val="Hyperlink"/>
                <w:noProof/>
                <w:lang w:val="en-US"/>
              </w:rPr>
              <w:t>The reason for the call (usually also the content of the acquisition):</w:t>
            </w:r>
            <w:r w:rsidR="00B41C0B">
              <w:rPr>
                <w:noProof/>
                <w:webHidden/>
              </w:rPr>
              <w:tab/>
            </w:r>
            <w:r w:rsidR="00B41C0B">
              <w:rPr>
                <w:noProof/>
                <w:webHidden/>
              </w:rPr>
              <w:fldChar w:fldCharType="begin"/>
            </w:r>
            <w:r w:rsidR="00B41C0B">
              <w:rPr>
                <w:noProof/>
                <w:webHidden/>
              </w:rPr>
              <w:instrText xml:space="preserve"> PAGEREF _Toc193381385 \h </w:instrText>
            </w:r>
            <w:r w:rsidR="00B41C0B">
              <w:rPr>
                <w:noProof/>
                <w:webHidden/>
              </w:rPr>
            </w:r>
            <w:r w:rsidR="00B41C0B">
              <w:rPr>
                <w:noProof/>
                <w:webHidden/>
              </w:rPr>
              <w:fldChar w:fldCharType="separate"/>
            </w:r>
            <w:r w:rsidR="00B41C0B">
              <w:rPr>
                <w:noProof/>
                <w:webHidden/>
              </w:rPr>
              <w:t>2</w:t>
            </w:r>
            <w:r w:rsidR="00B41C0B">
              <w:rPr>
                <w:noProof/>
                <w:webHidden/>
              </w:rPr>
              <w:fldChar w:fldCharType="end"/>
            </w:r>
          </w:hyperlink>
        </w:p>
        <w:p w14:paraId="691F1989" w14:textId="2A590B1B" w:rsidR="00B41C0B" w:rsidRDefault="00154294">
          <w:pPr>
            <w:pStyle w:val="TOC2"/>
            <w:tabs>
              <w:tab w:val="left" w:pos="660"/>
              <w:tab w:val="right" w:leader="dot" w:pos="9016"/>
            </w:tabs>
            <w:rPr>
              <w:rFonts w:eastAsiaTheme="minorEastAsia"/>
              <w:noProof/>
              <w:lang w:eastAsia="de-DE"/>
            </w:rPr>
          </w:pPr>
          <w:hyperlink w:anchor="_Toc193381386" w:history="1">
            <w:r w:rsidR="00B41C0B" w:rsidRPr="007915D0">
              <w:rPr>
                <w:rStyle w:val="Hyperlink"/>
                <w:noProof/>
                <w:lang w:val="en-US"/>
              </w:rPr>
              <w:t>2.</w:t>
            </w:r>
            <w:r w:rsidR="00B41C0B">
              <w:rPr>
                <w:rFonts w:eastAsiaTheme="minorEastAsia"/>
                <w:noProof/>
                <w:lang w:eastAsia="de-DE"/>
              </w:rPr>
              <w:tab/>
            </w:r>
            <w:r w:rsidR="00B41C0B" w:rsidRPr="007915D0">
              <w:rPr>
                <w:rStyle w:val="Hyperlink"/>
                <w:noProof/>
              </w:rPr>
              <w:t>telephone guide</w:t>
            </w:r>
            <w:r w:rsidR="00B41C0B">
              <w:rPr>
                <w:noProof/>
                <w:webHidden/>
              </w:rPr>
              <w:tab/>
            </w:r>
            <w:r w:rsidR="00B41C0B">
              <w:rPr>
                <w:noProof/>
                <w:webHidden/>
              </w:rPr>
              <w:fldChar w:fldCharType="begin"/>
            </w:r>
            <w:r w:rsidR="00B41C0B">
              <w:rPr>
                <w:noProof/>
                <w:webHidden/>
              </w:rPr>
              <w:instrText xml:space="preserve"> PAGEREF _Toc193381386 \h </w:instrText>
            </w:r>
            <w:r w:rsidR="00B41C0B">
              <w:rPr>
                <w:noProof/>
                <w:webHidden/>
              </w:rPr>
            </w:r>
            <w:r w:rsidR="00B41C0B">
              <w:rPr>
                <w:noProof/>
                <w:webHidden/>
              </w:rPr>
              <w:fldChar w:fldCharType="separate"/>
            </w:r>
            <w:r w:rsidR="00B41C0B">
              <w:rPr>
                <w:noProof/>
                <w:webHidden/>
              </w:rPr>
              <w:t>3</w:t>
            </w:r>
            <w:r w:rsidR="00B41C0B">
              <w:rPr>
                <w:noProof/>
                <w:webHidden/>
              </w:rPr>
              <w:fldChar w:fldCharType="end"/>
            </w:r>
          </w:hyperlink>
        </w:p>
        <w:p w14:paraId="69238B36" w14:textId="1F7185AC" w:rsidR="00B41C0B" w:rsidRDefault="00154294">
          <w:pPr>
            <w:pStyle w:val="TOC2"/>
            <w:tabs>
              <w:tab w:val="left" w:pos="880"/>
              <w:tab w:val="right" w:leader="dot" w:pos="9016"/>
            </w:tabs>
            <w:rPr>
              <w:rFonts w:eastAsiaTheme="minorEastAsia"/>
              <w:noProof/>
              <w:lang w:eastAsia="de-DE"/>
            </w:rPr>
          </w:pPr>
          <w:hyperlink w:anchor="_Toc193381387" w:history="1">
            <w:r w:rsidR="00B41C0B" w:rsidRPr="007915D0">
              <w:rPr>
                <w:rStyle w:val="Hyperlink"/>
                <w:noProof/>
              </w:rPr>
              <w:t>2.1.</w:t>
            </w:r>
            <w:r w:rsidR="00B41C0B">
              <w:rPr>
                <w:rFonts w:eastAsiaTheme="minorEastAsia"/>
                <w:noProof/>
                <w:lang w:eastAsia="de-DE"/>
              </w:rPr>
              <w:tab/>
            </w:r>
            <w:r w:rsidR="00B41C0B" w:rsidRPr="007915D0">
              <w:rPr>
                <w:rStyle w:val="Hyperlink"/>
                <w:noProof/>
              </w:rPr>
              <w:t>The AIDA principle</w:t>
            </w:r>
            <w:r w:rsidR="00B41C0B">
              <w:rPr>
                <w:noProof/>
                <w:webHidden/>
              </w:rPr>
              <w:tab/>
            </w:r>
            <w:r w:rsidR="00B41C0B">
              <w:rPr>
                <w:noProof/>
                <w:webHidden/>
              </w:rPr>
              <w:fldChar w:fldCharType="begin"/>
            </w:r>
            <w:r w:rsidR="00B41C0B">
              <w:rPr>
                <w:noProof/>
                <w:webHidden/>
              </w:rPr>
              <w:instrText xml:space="preserve"> PAGEREF _Toc193381387 \h </w:instrText>
            </w:r>
            <w:r w:rsidR="00B41C0B">
              <w:rPr>
                <w:noProof/>
                <w:webHidden/>
              </w:rPr>
            </w:r>
            <w:r w:rsidR="00B41C0B">
              <w:rPr>
                <w:noProof/>
                <w:webHidden/>
              </w:rPr>
              <w:fldChar w:fldCharType="separate"/>
            </w:r>
            <w:r w:rsidR="00B41C0B">
              <w:rPr>
                <w:noProof/>
                <w:webHidden/>
              </w:rPr>
              <w:t>3</w:t>
            </w:r>
            <w:r w:rsidR="00B41C0B">
              <w:rPr>
                <w:noProof/>
                <w:webHidden/>
              </w:rPr>
              <w:fldChar w:fldCharType="end"/>
            </w:r>
          </w:hyperlink>
        </w:p>
        <w:p w14:paraId="13A08CC8" w14:textId="4403A7C3" w:rsidR="00B41C0B" w:rsidRDefault="00154294">
          <w:pPr>
            <w:pStyle w:val="TOC2"/>
            <w:tabs>
              <w:tab w:val="left" w:pos="880"/>
              <w:tab w:val="right" w:leader="dot" w:pos="9016"/>
            </w:tabs>
            <w:rPr>
              <w:rFonts w:eastAsiaTheme="minorEastAsia"/>
              <w:noProof/>
              <w:lang w:eastAsia="de-DE"/>
            </w:rPr>
          </w:pPr>
          <w:hyperlink w:anchor="_Toc193381388" w:history="1">
            <w:r w:rsidR="00B41C0B" w:rsidRPr="007915D0">
              <w:rPr>
                <w:rStyle w:val="Hyperlink"/>
                <w:noProof/>
              </w:rPr>
              <w:t>2.2.</w:t>
            </w:r>
            <w:r w:rsidR="00B41C0B">
              <w:rPr>
                <w:rFonts w:eastAsiaTheme="minorEastAsia"/>
                <w:noProof/>
                <w:lang w:eastAsia="de-DE"/>
              </w:rPr>
              <w:tab/>
            </w:r>
            <w:r w:rsidR="00B41C0B" w:rsidRPr="007915D0">
              <w:rPr>
                <w:rStyle w:val="Hyperlink"/>
                <w:noProof/>
              </w:rPr>
              <w:t>Seven seconds</w:t>
            </w:r>
            <w:r w:rsidR="00B41C0B">
              <w:rPr>
                <w:noProof/>
                <w:webHidden/>
              </w:rPr>
              <w:tab/>
            </w:r>
            <w:r w:rsidR="00B41C0B">
              <w:rPr>
                <w:noProof/>
                <w:webHidden/>
              </w:rPr>
              <w:fldChar w:fldCharType="begin"/>
            </w:r>
            <w:r w:rsidR="00B41C0B">
              <w:rPr>
                <w:noProof/>
                <w:webHidden/>
              </w:rPr>
              <w:instrText xml:space="preserve"> PAGEREF _Toc193381388 \h </w:instrText>
            </w:r>
            <w:r w:rsidR="00B41C0B">
              <w:rPr>
                <w:noProof/>
                <w:webHidden/>
              </w:rPr>
            </w:r>
            <w:r w:rsidR="00B41C0B">
              <w:rPr>
                <w:noProof/>
                <w:webHidden/>
              </w:rPr>
              <w:fldChar w:fldCharType="separate"/>
            </w:r>
            <w:r w:rsidR="00B41C0B">
              <w:rPr>
                <w:noProof/>
                <w:webHidden/>
              </w:rPr>
              <w:t>4</w:t>
            </w:r>
            <w:r w:rsidR="00B41C0B">
              <w:rPr>
                <w:noProof/>
                <w:webHidden/>
              </w:rPr>
              <w:fldChar w:fldCharType="end"/>
            </w:r>
          </w:hyperlink>
        </w:p>
        <w:p w14:paraId="1145994B" w14:textId="46C9105A" w:rsidR="00B41C0B" w:rsidRDefault="00154294">
          <w:pPr>
            <w:pStyle w:val="TOC2"/>
            <w:tabs>
              <w:tab w:val="left" w:pos="880"/>
              <w:tab w:val="right" w:leader="dot" w:pos="9016"/>
            </w:tabs>
            <w:rPr>
              <w:rFonts w:eastAsiaTheme="minorEastAsia"/>
              <w:noProof/>
              <w:lang w:eastAsia="de-DE"/>
            </w:rPr>
          </w:pPr>
          <w:hyperlink w:anchor="_Toc193381389" w:history="1">
            <w:r w:rsidR="00B41C0B" w:rsidRPr="007915D0">
              <w:rPr>
                <w:rStyle w:val="Hyperlink"/>
                <w:noProof/>
              </w:rPr>
              <w:t>2.3.</w:t>
            </w:r>
            <w:r w:rsidR="00B41C0B">
              <w:rPr>
                <w:rFonts w:eastAsiaTheme="minorEastAsia"/>
                <w:noProof/>
                <w:lang w:eastAsia="de-DE"/>
              </w:rPr>
              <w:tab/>
            </w:r>
            <w:r w:rsidR="00B41C0B" w:rsidRPr="007915D0">
              <w:rPr>
                <w:rStyle w:val="Hyperlink"/>
                <w:noProof/>
              </w:rPr>
              <w:t>The phone call</w:t>
            </w:r>
            <w:r w:rsidR="00B41C0B">
              <w:rPr>
                <w:noProof/>
                <w:webHidden/>
              </w:rPr>
              <w:tab/>
            </w:r>
            <w:r w:rsidR="00B41C0B">
              <w:rPr>
                <w:noProof/>
                <w:webHidden/>
              </w:rPr>
              <w:fldChar w:fldCharType="begin"/>
            </w:r>
            <w:r w:rsidR="00B41C0B">
              <w:rPr>
                <w:noProof/>
                <w:webHidden/>
              </w:rPr>
              <w:instrText xml:space="preserve"> PAGEREF _Toc193381389 \h </w:instrText>
            </w:r>
            <w:r w:rsidR="00B41C0B">
              <w:rPr>
                <w:noProof/>
                <w:webHidden/>
              </w:rPr>
            </w:r>
            <w:r w:rsidR="00B41C0B">
              <w:rPr>
                <w:noProof/>
                <w:webHidden/>
              </w:rPr>
              <w:fldChar w:fldCharType="separate"/>
            </w:r>
            <w:r w:rsidR="00B41C0B">
              <w:rPr>
                <w:noProof/>
                <w:webHidden/>
              </w:rPr>
              <w:t>4</w:t>
            </w:r>
            <w:r w:rsidR="00B41C0B">
              <w:rPr>
                <w:noProof/>
                <w:webHidden/>
              </w:rPr>
              <w:fldChar w:fldCharType="end"/>
            </w:r>
          </w:hyperlink>
        </w:p>
        <w:p w14:paraId="36169469" w14:textId="4AC9CB9C" w:rsidR="00B41C0B" w:rsidRDefault="00154294">
          <w:pPr>
            <w:pStyle w:val="TOC2"/>
            <w:tabs>
              <w:tab w:val="left" w:pos="1100"/>
              <w:tab w:val="right" w:leader="dot" w:pos="9016"/>
            </w:tabs>
            <w:rPr>
              <w:rFonts w:eastAsiaTheme="minorEastAsia"/>
              <w:noProof/>
              <w:lang w:eastAsia="de-DE"/>
            </w:rPr>
          </w:pPr>
          <w:hyperlink w:anchor="_Toc193381390" w:history="1">
            <w:r w:rsidR="00B41C0B" w:rsidRPr="007915D0">
              <w:rPr>
                <w:rStyle w:val="Hyperlink"/>
                <w:noProof/>
              </w:rPr>
              <w:t>2.3.1.</w:t>
            </w:r>
            <w:r w:rsidR="00B41C0B">
              <w:rPr>
                <w:rFonts w:eastAsiaTheme="minorEastAsia"/>
                <w:noProof/>
                <w:lang w:eastAsia="de-DE"/>
              </w:rPr>
              <w:tab/>
            </w:r>
            <w:r w:rsidR="00B41C0B" w:rsidRPr="007915D0">
              <w:rPr>
                <w:rStyle w:val="Hyperlink"/>
                <w:noProof/>
              </w:rPr>
              <w:t>The Pleasant “Yes” Path</w:t>
            </w:r>
            <w:r w:rsidR="00B41C0B">
              <w:rPr>
                <w:noProof/>
                <w:webHidden/>
              </w:rPr>
              <w:tab/>
            </w:r>
            <w:r w:rsidR="00B41C0B">
              <w:rPr>
                <w:noProof/>
                <w:webHidden/>
              </w:rPr>
              <w:fldChar w:fldCharType="begin"/>
            </w:r>
            <w:r w:rsidR="00B41C0B">
              <w:rPr>
                <w:noProof/>
                <w:webHidden/>
              </w:rPr>
              <w:instrText xml:space="preserve"> PAGEREF _Toc193381390 \h </w:instrText>
            </w:r>
            <w:r w:rsidR="00B41C0B">
              <w:rPr>
                <w:noProof/>
                <w:webHidden/>
              </w:rPr>
            </w:r>
            <w:r w:rsidR="00B41C0B">
              <w:rPr>
                <w:noProof/>
                <w:webHidden/>
              </w:rPr>
              <w:fldChar w:fldCharType="separate"/>
            </w:r>
            <w:r w:rsidR="00B41C0B">
              <w:rPr>
                <w:noProof/>
                <w:webHidden/>
              </w:rPr>
              <w:t>5</w:t>
            </w:r>
            <w:r w:rsidR="00B41C0B">
              <w:rPr>
                <w:noProof/>
                <w:webHidden/>
              </w:rPr>
              <w:fldChar w:fldCharType="end"/>
            </w:r>
          </w:hyperlink>
        </w:p>
        <w:p w14:paraId="7178B91C" w14:textId="1B484289" w:rsidR="002F2167" w:rsidRDefault="002F2167">
          <w:r>
            <w:rPr>
              <w:b/>
              <w:bCs/>
            </w:rPr>
            <w:fldChar w:fldCharType="end"/>
          </w:r>
        </w:p>
      </w:sdtContent>
    </w:sdt>
    <w:p w14:paraId="0B90AF68" w14:textId="77777777" w:rsidR="002F2167" w:rsidRDefault="002F2167" w:rsidP="00C14BDF">
      <w:pPr>
        <w:pStyle w:val="Heading2"/>
        <w:spacing w:after="120"/>
      </w:pPr>
    </w:p>
    <w:p w14:paraId="1FDFAC0E" w14:textId="77777777" w:rsidR="002F2167" w:rsidRDefault="002F2167">
      <w:pPr>
        <w:rPr>
          <w:rFonts w:asciiTheme="majorHAnsi" w:eastAsiaTheme="majorEastAsia" w:hAnsiTheme="majorHAnsi" w:cstheme="majorBidi"/>
          <w:color w:val="2E74B5" w:themeColor="accent1" w:themeShade="BF"/>
          <w:sz w:val="26"/>
          <w:szCs w:val="26"/>
        </w:rPr>
      </w:pPr>
      <w:r>
        <w:br w:type="page"/>
      </w:r>
    </w:p>
    <w:p w14:paraId="7FE6D90B" w14:textId="72733C36" w:rsidR="00B53D8C" w:rsidRDefault="0036042A" w:rsidP="00C14BDF">
      <w:pPr>
        <w:pStyle w:val="Heading2"/>
        <w:spacing w:after="120"/>
      </w:pPr>
      <w:bookmarkStart w:id="10" w:name="_Toc193381381"/>
      <w:proofErr w:type="spellStart"/>
      <w:ins w:id="11" w:author="Quast. Oliver" w:date="2025-03-20T16:22:00Z">
        <w:r w:rsidRPr="0036042A">
          <w:lastRenderedPageBreak/>
          <w:t>Introduction</w:t>
        </w:r>
        <w:bookmarkEnd w:id="10"/>
        <w:proofErr w:type="spellEnd"/>
        <w:r w:rsidRPr="0036042A" w:rsidDel="0036042A">
          <w:t xml:space="preserve"> </w:t>
        </w:r>
      </w:ins>
    </w:p>
    <w:p w14:paraId="446BA3FC" w14:textId="77777777" w:rsidR="0036042A" w:rsidRPr="0036042A" w:rsidRDefault="0036042A" w:rsidP="0036042A">
      <w:pPr>
        <w:rPr>
          <w:lang w:val="en-US"/>
        </w:rPr>
      </w:pPr>
      <w:r w:rsidRPr="0036042A">
        <w:rPr>
          <w:lang w:val="en-US"/>
        </w:rPr>
        <w:t>Hello and welcome to the cold calling guide.</w:t>
      </w:r>
    </w:p>
    <w:p w14:paraId="707EE671" w14:textId="77777777" w:rsidR="0036042A" w:rsidRPr="0036042A" w:rsidRDefault="0036042A" w:rsidP="0036042A">
      <w:pPr>
        <w:rPr>
          <w:lang w:val="en-US"/>
        </w:rPr>
      </w:pPr>
      <w:r w:rsidRPr="0036042A">
        <w:rPr>
          <w:lang w:val="en-US"/>
        </w:rPr>
        <w:t>This document is intended to help you in your day-to-day dealings with new customers or prospective customers when cold calling and is not intended to be the last word in wisdom.</w:t>
      </w:r>
    </w:p>
    <w:p w14:paraId="4F5B6C78" w14:textId="77777777" w:rsidR="0036042A" w:rsidRPr="0036042A" w:rsidRDefault="0036042A" w:rsidP="0036042A">
      <w:pPr>
        <w:rPr>
          <w:lang w:val="en-US"/>
        </w:rPr>
      </w:pPr>
      <w:r w:rsidRPr="0036042A">
        <w:rPr>
          <w:lang w:val="en-US"/>
        </w:rPr>
        <w:t xml:space="preserve">Rather, it is intended to reduce inhibitions during the first telephone calls to a bearable level and to make the exchange as pleasant and informative as possible for yourself and for our “listeners” (prospective customers or customers). </w:t>
      </w:r>
    </w:p>
    <w:p w14:paraId="015D1555" w14:textId="77777777" w:rsidR="0036042A" w:rsidRPr="0036042A" w:rsidRDefault="0036042A" w:rsidP="0036042A">
      <w:pPr>
        <w:rPr>
          <w:lang w:val="en-US"/>
        </w:rPr>
      </w:pPr>
      <w:r w:rsidRPr="0036042A">
        <w:rPr>
          <w:lang w:val="en-US"/>
        </w:rPr>
        <w:t>And remember, those who say to you:</w:t>
      </w:r>
    </w:p>
    <w:p w14:paraId="6B081A45" w14:textId="77777777" w:rsidR="0036042A" w:rsidRPr="0036042A" w:rsidRDefault="0036042A" w:rsidP="0036042A">
      <w:pPr>
        <w:rPr>
          <w:lang w:val="en-US"/>
        </w:rPr>
      </w:pPr>
      <w:r w:rsidRPr="0036042A">
        <w:rPr>
          <w:lang w:val="en-US"/>
        </w:rPr>
        <w:t>“And if you already have the prospective customer on the line, please ask him about points A, B and C.”</w:t>
      </w:r>
    </w:p>
    <w:p w14:paraId="30E4B258" w14:textId="77777777" w:rsidR="0036042A" w:rsidRPr="0036042A" w:rsidRDefault="0036042A" w:rsidP="0036042A">
      <w:pPr>
        <w:rPr>
          <w:lang w:val="en-US"/>
        </w:rPr>
      </w:pPr>
      <w:r w:rsidRPr="0036042A">
        <w:rPr>
          <w:lang w:val="en-US"/>
        </w:rPr>
        <w:t>have not often practiced cold calling.</w:t>
      </w:r>
    </w:p>
    <w:p w14:paraId="7DA947DE" w14:textId="509AA0ED" w:rsidR="004A58A7" w:rsidRPr="0036042A" w:rsidRDefault="0036042A" w:rsidP="0036042A">
      <w:pPr>
        <w:rPr>
          <w:lang w:val="en-US"/>
        </w:rPr>
      </w:pPr>
      <w:r w:rsidRPr="0036042A">
        <w:rPr>
          <w:lang w:val="en-US"/>
        </w:rPr>
        <w:t>Anyone who comes up with the idea of wanting to generate/create any additional benefits in addition to making an appointment hasn't really been cold-calling. These are the points that we can easily ask about during the appointment or in preparation for it, without any stress.</w:t>
      </w:r>
    </w:p>
    <w:p w14:paraId="4D78DF86" w14:textId="7FD8728F" w:rsidR="0036042A" w:rsidRPr="0036042A" w:rsidRDefault="0036042A" w:rsidP="0036042A">
      <w:pPr>
        <w:pStyle w:val="Heading2"/>
        <w:numPr>
          <w:ilvl w:val="0"/>
          <w:numId w:val="2"/>
        </w:numPr>
        <w:spacing w:before="240"/>
        <w:rPr>
          <w:lang w:val="en-US"/>
        </w:rPr>
      </w:pPr>
      <w:bookmarkStart w:id="12" w:name="_Toc193381382"/>
      <w:r w:rsidRPr="0036042A">
        <w:rPr>
          <w:lang w:val="en-US"/>
        </w:rPr>
        <w:t>What helps me with cold calling?</w:t>
      </w:r>
      <w:bookmarkEnd w:id="12"/>
    </w:p>
    <w:p w14:paraId="6236FEB1" w14:textId="3C134F0B" w:rsidR="00CE7427" w:rsidRDefault="0036042A" w:rsidP="0036042A">
      <w:pPr>
        <w:pStyle w:val="Heading2"/>
        <w:numPr>
          <w:ilvl w:val="1"/>
          <w:numId w:val="2"/>
        </w:numPr>
        <w:spacing w:before="240"/>
      </w:pPr>
      <w:bookmarkStart w:id="13" w:name="_Toc193381383"/>
      <w:proofErr w:type="spellStart"/>
      <w:r>
        <w:t>Inner</w:t>
      </w:r>
      <w:proofErr w:type="spellEnd"/>
      <w:r>
        <w:t xml:space="preserve"> </w:t>
      </w:r>
      <w:proofErr w:type="spellStart"/>
      <w:r>
        <w:t>attitude</w:t>
      </w:r>
      <w:proofErr w:type="spellEnd"/>
      <w:r>
        <w:t>:</w:t>
      </w:r>
      <w:bookmarkEnd w:id="13"/>
    </w:p>
    <w:p w14:paraId="6D6BD84B" w14:textId="77777777" w:rsidR="0036042A" w:rsidRPr="0036042A" w:rsidRDefault="0036042A" w:rsidP="0036042A">
      <w:pPr>
        <w:rPr>
          <w:lang w:val="en-US"/>
        </w:rPr>
      </w:pPr>
      <w:r w:rsidRPr="0036042A">
        <w:rPr>
          <w:lang w:val="en-US"/>
        </w:rPr>
        <w:t>I offer an interested party the opportunity to help or help themselves. This is in line with my own attitude. It is important to me that everyone is as well off as possible and that no one is disadvantaged.</w:t>
      </w:r>
    </w:p>
    <w:p w14:paraId="2B4281A3" w14:textId="5D55B526" w:rsidR="00DF06E9" w:rsidRPr="0036042A" w:rsidRDefault="0036042A" w:rsidP="0036042A">
      <w:pPr>
        <w:rPr>
          <w:lang w:val="en-US"/>
        </w:rPr>
      </w:pPr>
      <w:r w:rsidRPr="0036042A">
        <w:rPr>
          <w:lang w:val="en-US"/>
        </w:rPr>
        <w:t>That is my driving force. If you have a different kind of mind, then look for the driving force you need.</w:t>
      </w:r>
    </w:p>
    <w:p w14:paraId="7BBAC13A" w14:textId="77777777" w:rsidR="001D6B50" w:rsidRDefault="001D6B50" w:rsidP="001D6C05">
      <w:bookmarkStart w:id="14" w:name="_Toc193381384"/>
      <w:proofErr w:type="spellStart"/>
      <w:r>
        <w:t>If</w:t>
      </w:r>
      <w:proofErr w:type="spellEnd"/>
      <w:r>
        <w:t xml:space="preserve"> an </w:t>
      </w:r>
      <w:proofErr w:type="spellStart"/>
      <w:r>
        <w:t>interested</w:t>
      </w:r>
      <w:proofErr w:type="spellEnd"/>
      <w:r>
        <w:t xml:space="preserve"> </w:t>
      </w:r>
      <w:proofErr w:type="spellStart"/>
      <w:r>
        <w:t>party</w:t>
      </w:r>
      <w:proofErr w:type="spellEnd"/>
      <w:r>
        <w:t xml:space="preserve"> </w:t>
      </w:r>
      <w:proofErr w:type="spellStart"/>
      <w:r>
        <w:t>has</w:t>
      </w:r>
      <w:proofErr w:type="spellEnd"/>
      <w:r>
        <w:t xml:space="preserve"> </w:t>
      </w:r>
      <w:proofErr w:type="spellStart"/>
      <w:r>
        <w:t>no</w:t>
      </w:r>
      <w:proofErr w:type="spellEnd"/>
      <w:r>
        <w:t xml:space="preserve"> </w:t>
      </w:r>
      <w:proofErr w:type="spellStart"/>
      <w:r>
        <w:t>need</w:t>
      </w:r>
      <w:proofErr w:type="spellEnd"/>
      <w:r>
        <w:t xml:space="preserve"> </w:t>
      </w:r>
      <w:proofErr w:type="spellStart"/>
      <w:r>
        <w:t>or</w:t>
      </w:r>
      <w:proofErr w:type="spellEnd"/>
      <w:r>
        <w:t xml:space="preserve"> </w:t>
      </w:r>
      <w:proofErr w:type="spellStart"/>
      <w:r>
        <w:t>does</w:t>
      </w:r>
      <w:proofErr w:type="spellEnd"/>
      <w:r>
        <w:t xml:space="preserve"> not </w:t>
      </w:r>
      <w:proofErr w:type="spellStart"/>
      <w:r>
        <w:t>want</w:t>
      </w:r>
      <w:proofErr w:type="spellEnd"/>
      <w:r>
        <w:t xml:space="preserve"> </w:t>
      </w:r>
      <w:proofErr w:type="spellStart"/>
      <w:r>
        <w:t>to</w:t>
      </w:r>
      <w:proofErr w:type="spellEnd"/>
      <w:r>
        <w:t xml:space="preserve"> </w:t>
      </w:r>
      <w:proofErr w:type="spellStart"/>
      <w:r>
        <w:t>talk</w:t>
      </w:r>
      <w:proofErr w:type="spellEnd"/>
      <w:r>
        <w:t xml:space="preserve"> </w:t>
      </w:r>
      <w:proofErr w:type="spellStart"/>
      <w:r>
        <w:t>to</w:t>
      </w:r>
      <w:proofErr w:type="spellEnd"/>
      <w:r>
        <w:t xml:space="preserve"> </w:t>
      </w:r>
      <w:proofErr w:type="spellStart"/>
      <w:r>
        <w:t>me</w:t>
      </w:r>
      <w:proofErr w:type="spellEnd"/>
      <w:r>
        <w:t xml:space="preserve">, I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w:t>
      </w:r>
      <w:proofErr w:type="spellStart"/>
      <w:r>
        <w:t>help</w:t>
      </w:r>
      <w:proofErr w:type="spellEnd"/>
      <w:r>
        <w:t xml:space="preserve"> </w:t>
      </w:r>
      <w:proofErr w:type="spellStart"/>
      <w:r>
        <w:t>him</w:t>
      </w:r>
      <w:proofErr w:type="spellEnd"/>
      <w:r>
        <w:t xml:space="preserve"> in </w:t>
      </w:r>
      <w:proofErr w:type="spellStart"/>
      <w:r>
        <w:t>any</w:t>
      </w:r>
      <w:proofErr w:type="spellEnd"/>
      <w:r>
        <w:t xml:space="preserve"> </w:t>
      </w:r>
      <w:proofErr w:type="spellStart"/>
      <w:r>
        <w:t>case</w:t>
      </w:r>
      <w:proofErr w:type="spellEnd"/>
      <w:r>
        <w:t>.</w:t>
      </w:r>
    </w:p>
    <w:p w14:paraId="7799F05A" w14:textId="684C994D" w:rsidR="006632E4" w:rsidRDefault="0036042A" w:rsidP="00B53D8C">
      <w:pPr>
        <w:pStyle w:val="Heading2"/>
        <w:numPr>
          <w:ilvl w:val="1"/>
          <w:numId w:val="2"/>
        </w:numPr>
        <w:spacing w:after="120"/>
        <w:ind w:left="788" w:hanging="431"/>
      </w:pPr>
      <w:r w:rsidRPr="0036042A">
        <w:t>The time</w:t>
      </w:r>
      <w:r w:rsidR="00F52D41">
        <w:t>:</w:t>
      </w:r>
      <w:bookmarkEnd w:id="14"/>
    </w:p>
    <w:p w14:paraId="271E9357" w14:textId="77777777" w:rsidR="0036042A" w:rsidRPr="0036042A" w:rsidRDefault="0036042A" w:rsidP="0036042A">
      <w:pPr>
        <w:rPr>
          <w:lang w:val="en-US"/>
        </w:rPr>
      </w:pPr>
      <w:r w:rsidRPr="0036042A">
        <w:rPr>
          <w:lang w:val="en-US"/>
        </w:rPr>
        <w:t>I don't mean the time of year, but the time of day. I have the best results in the periods Mon.-Fri. 9:00 - 11:00 and 13:00 - 16:00. Fridays mostly until 14:00.</w:t>
      </w:r>
    </w:p>
    <w:p w14:paraId="007A62EC" w14:textId="5B074AF8" w:rsidR="006632E4" w:rsidRPr="0036042A" w:rsidRDefault="0036042A" w:rsidP="0036042A">
      <w:pPr>
        <w:rPr>
          <w:lang w:val="en-US"/>
        </w:rPr>
      </w:pPr>
      <w:r w:rsidRPr="0036042A">
        <w:rPr>
          <w:lang w:val="en-US"/>
        </w:rPr>
        <w:t>I could give a number of reasons why this is the case, but that would degenerate into a scientific paper.</w:t>
      </w:r>
    </w:p>
    <w:p w14:paraId="7231B71F" w14:textId="4D17985A" w:rsidR="006632E4" w:rsidRPr="0036042A" w:rsidRDefault="0036042A" w:rsidP="00B53D8C">
      <w:pPr>
        <w:pStyle w:val="Heading2"/>
        <w:numPr>
          <w:ilvl w:val="1"/>
          <w:numId w:val="2"/>
        </w:numPr>
        <w:spacing w:after="120"/>
        <w:ind w:left="788" w:hanging="431"/>
        <w:rPr>
          <w:lang w:val="en-US"/>
        </w:rPr>
      </w:pPr>
      <w:bookmarkStart w:id="15" w:name="_Toc193381385"/>
      <w:r w:rsidRPr="0036042A">
        <w:rPr>
          <w:lang w:val="en-US"/>
        </w:rPr>
        <w:t>The reason for the call (usually also the content of the acquisition)</w:t>
      </w:r>
      <w:r w:rsidR="006632E4" w:rsidRPr="0036042A">
        <w:rPr>
          <w:lang w:val="en-US"/>
        </w:rPr>
        <w:t>:</w:t>
      </w:r>
      <w:bookmarkEnd w:id="15"/>
    </w:p>
    <w:p w14:paraId="1E085D03" w14:textId="77777777" w:rsidR="0036042A" w:rsidRPr="0036042A" w:rsidRDefault="0036042A" w:rsidP="0036042A">
      <w:pPr>
        <w:rPr>
          <w:lang w:val="en-US"/>
        </w:rPr>
      </w:pPr>
      <w:r w:rsidRPr="0036042A">
        <w:rPr>
          <w:lang w:val="en-US"/>
        </w:rPr>
        <w:t xml:space="preserve">SEEBURGER AG would like to build up its business more sustainably. This only partially serves our customers, but this is also an important aspect of acquisition. A solvent, commercially sound company will still be there for its customers tomorrow. </w:t>
      </w:r>
    </w:p>
    <w:p w14:paraId="41E50BE4" w14:textId="77777777" w:rsidR="0036042A" w:rsidRPr="0036042A" w:rsidRDefault="0036042A" w:rsidP="0036042A">
      <w:pPr>
        <w:rPr>
          <w:lang w:val="en-US"/>
        </w:rPr>
      </w:pPr>
      <w:r w:rsidRPr="0036042A">
        <w:rPr>
          <w:lang w:val="en-US"/>
        </w:rPr>
        <w:t xml:space="preserve">In this context, the idea of the cloud has also established itself in the DACH region. Companies such as SEEBURGER AG can therefore offer their customers a range of added value/services and are no longer dependent on pure software sales and maintenance. Instead, there is a partnership, a symbiosis between client and contractor. As a result, a company like SEEBURGER AG has a constant source of income and is not dependent on pure maintenance to secure its income in the long term. </w:t>
      </w:r>
    </w:p>
    <w:p w14:paraId="0B05EE77" w14:textId="77777777" w:rsidR="0036042A" w:rsidRPr="0036042A" w:rsidRDefault="0036042A" w:rsidP="0036042A">
      <w:pPr>
        <w:rPr>
          <w:lang w:val="en-US"/>
        </w:rPr>
      </w:pPr>
      <w:r w:rsidRPr="0036042A">
        <w:rPr>
          <w:lang w:val="en-US"/>
        </w:rPr>
        <w:lastRenderedPageBreak/>
        <w:t>Many medium-sized but also large companies can hardly fulfill the currently necessary security requirements for their IT infrastructure, nor for the software they use. The situation is different for data centers and their services and the software they use. As a cloud must meet the very highest standards, every customer can participate in these requirements. Our data center is thoroughly tested and certified every two years.</w:t>
      </w:r>
    </w:p>
    <w:p w14:paraId="24BD3CB5" w14:textId="77777777" w:rsidR="0036042A" w:rsidRDefault="0036042A" w:rsidP="0036042A">
      <w:pPr>
        <w:rPr>
          <w:lang w:val="en-US"/>
        </w:rPr>
      </w:pPr>
      <w:r w:rsidRPr="0036042A">
        <w:rPr>
          <w:lang w:val="en-US"/>
        </w:rPr>
        <w:t xml:space="preserve">This benefits all customers, both premium customers and €450 customers. </w:t>
      </w:r>
    </w:p>
    <w:p w14:paraId="08C88551" w14:textId="79BBE75E" w:rsidR="00556F40" w:rsidRPr="0036042A" w:rsidRDefault="0036042A" w:rsidP="0036042A">
      <w:pPr>
        <w:rPr>
          <w:lang w:val="en-US"/>
        </w:rPr>
      </w:pPr>
      <w:r w:rsidRPr="0036042A">
        <w:rPr>
          <w:lang w:val="en-US"/>
        </w:rPr>
        <w:t>This is one of the key aspects of acquiring a cloud-based service and one of the sharpest swords we can and must wield.</w:t>
      </w:r>
    </w:p>
    <w:p w14:paraId="0FAF195E" w14:textId="72970441" w:rsidR="00A87F26" w:rsidRPr="0036042A" w:rsidRDefault="0036042A" w:rsidP="00DF06E9">
      <w:pPr>
        <w:pStyle w:val="Heading2"/>
        <w:numPr>
          <w:ilvl w:val="0"/>
          <w:numId w:val="2"/>
        </w:numPr>
        <w:spacing w:before="240"/>
        <w:ind w:left="357" w:hanging="357"/>
        <w:rPr>
          <w:lang w:val="en-US"/>
        </w:rPr>
      </w:pPr>
      <w:bookmarkStart w:id="16" w:name="_Toc193381386"/>
      <w:proofErr w:type="spellStart"/>
      <w:r w:rsidRPr="0036042A">
        <w:t>telephone</w:t>
      </w:r>
      <w:proofErr w:type="spellEnd"/>
      <w:r w:rsidRPr="0036042A">
        <w:t xml:space="preserve"> </w:t>
      </w:r>
      <w:proofErr w:type="spellStart"/>
      <w:r w:rsidRPr="0036042A">
        <w:t>guide</w:t>
      </w:r>
      <w:bookmarkEnd w:id="16"/>
      <w:proofErr w:type="spellEnd"/>
    </w:p>
    <w:p w14:paraId="4B6CF3AE" w14:textId="4D45DBE5" w:rsidR="00A87F26" w:rsidRDefault="0036042A" w:rsidP="00A87F26">
      <w:pPr>
        <w:pStyle w:val="Heading2"/>
        <w:numPr>
          <w:ilvl w:val="1"/>
          <w:numId w:val="2"/>
        </w:numPr>
        <w:spacing w:after="120"/>
        <w:ind w:left="788" w:hanging="431"/>
      </w:pPr>
      <w:bookmarkStart w:id="17" w:name="_Toc193381387"/>
      <w:r w:rsidRPr="0036042A">
        <w:t xml:space="preserve">The AIDA </w:t>
      </w:r>
      <w:proofErr w:type="spellStart"/>
      <w:r w:rsidRPr="0036042A">
        <w:t>principle</w:t>
      </w:r>
      <w:bookmarkEnd w:id="17"/>
      <w:proofErr w:type="spellEnd"/>
    </w:p>
    <w:p w14:paraId="39C0403B" w14:textId="77777777" w:rsidR="0036042A" w:rsidRPr="0036042A" w:rsidRDefault="0036042A" w:rsidP="0036042A">
      <w:pPr>
        <w:rPr>
          <w:lang w:val="en-US"/>
        </w:rPr>
      </w:pPr>
      <w:r w:rsidRPr="0036042A">
        <w:rPr>
          <w:lang w:val="en-US"/>
        </w:rPr>
        <w:t>It should only be mentioned here for the sake of order. This is the pattern of the last 40-50 years. Not much has changed here and not much will change in sales psychology.</w:t>
      </w:r>
    </w:p>
    <w:p w14:paraId="1F6CE390" w14:textId="77777777" w:rsidR="0036042A" w:rsidRPr="0036042A" w:rsidRDefault="0036042A" w:rsidP="0036042A">
      <w:pPr>
        <w:rPr>
          <w:lang w:val="en-US"/>
        </w:rPr>
      </w:pPr>
      <w:r w:rsidRPr="0036042A">
        <w:rPr>
          <w:lang w:val="en-US"/>
        </w:rPr>
        <w:t>Basically, it's always the same game. Everyone develops their own “scam” over the years in order to depict the “A”. My motto is always: “Different from everyone else”. Every guide that has accompanied me over the last 30 years always says: “Never ask if someone has time, they'll always say they don't.” Bullshit! If my counterpart doesn't have time for a phone call, then maybe now, but not tomorrow or any other day. The only important thing is that if you tell the prospective customer that you will get back to them at a certain time, it is best to do this one minute before the agreed time in German-speaking countries.</w:t>
      </w:r>
    </w:p>
    <w:p w14:paraId="2F62DF3C" w14:textId="77777777" w:rsidR="0036042A" w:rsidRPr="0036042A" w:rsidRDefault="0036042A" w:rsidP="0036042A">
      <w:pPr>
        <w:rPr>
          <w:lang w:val="en-US"/>
        </w:rPr>
      </w:pPr>
      <w:r w:rsidRPr="0036042A">
        <w:rPr>
          <w:lang w:val="en-US"/>
        </w:rPr>
        <w:t>A = Attention (opening the conversation)</w:t>
      </w:r>
    </w:p>
    <w:p w14:paraId="7F1AC50E" w14:textId="77777777" w:rsidR="0036042A" w:rsidRPr="0036042A" w:rsidRDefault="0036042A" w:rsidP="0036042A">
      <w:pPr>
        <w:rPr>
          <w:lang w:val="en-US"/>
        </w:rPr>
      </w:pPr>
      <w:r w:rsidRPr="0036042A">
        <w:rPr>
          <w:lang w:val="en-US"/>
        </w:rPr>
        <w:t>I = Interest (arouse interest)</w:t>
      </w:r>
    </w:p>
    <w:p w14:paraId="41069622" w14:textId="77777777" w:rsidR="0036042A" w:rsidRPr="0036042A" w:rsidRDefault="0036042A" w:rsidP="0036042A">
      <w:pPr>
        <w:rPr>
          <w:lang w:val="en-US"/>
        </w:rPr>
      </w:pPr>
      <w:r w:rsidRPr="0036042A">
        <w:rPr>
          <w:lang w:val="en-US"/>
        </w:rPr>
        <w:t>D = Desire (arouse need)</w:t>
      </w:r>
    </w:p>
    <w:p w14:paraId="34BA6D7F" w14:textId="77777777" w:rsidR="0036042A" w:rsidRPr="0036042A" w:rsidRDefault="0036042A" w:rsidP="0036042A">
      <w:pPr>
        <w:rPr>
          <w:lang w:val="en-US"/>
        </w:rPr>
      </w:pPr>
      <w:r w:rsidRPr="0036042A">
        <w:rPr>
          <w:lang w:val="en-US"/>
        </w:rPr>
        <w:t>A = Action (closing (appointment))</w:t>
      </w:r>
    </w:p>
    <w:p w14:paraId="53CB2211" w14:textId="77777777" w:rsidR="00B4262B" w:rsidRDefault="0036042A" w:rsidP="0036042A">
      <w:pPr>
        <w:rPr>
          <w:lang w:val="en-US"/>
        </w:rPr>
      </w:pPr>
      <w:r w:rsidRPr="0036042A">
        <w:rPr>
          <w:lang w:val="en-US"/>
        </w:rPr>
        <w:t xml:space="preserve">Put yourself in your own position if your provider calls you at home to change your mobile phone tariff or order the latest Internet offer. </w:t>
      </w:r>
    </w:p>
    <w:p w14:paraId="0DA2FFD8" w14:textId="4D5E82C4" w:rsidR="00DF06E9" w:rsidRPr="00B4262B" w:rsidRDefault="00B4262B" w:rsidP="0036042A">
      <w:pPr>
        <w:rPr>
          <w:lang w:val="en-US"/>
        </w:rPr>
      </w:pPr>
      <w:r w:rsidRPr="00B4262B">
        <w:rPr>
          <w:lang w:val="en-US"/>
        </w:rPr>
        <w:t>Are you asked if you have a moment? I don't. You probably just blather on and want to reel off your “guide”. That's already boring in the first few seconds and I usually nip it in the bud. It doesn't win you anything, at least not with me. I find it extremely rude and intrusive. Now this is not B2B sales, but B2C, but the pure feeling is always the same.</w:t>
      </w:r>
    </w:p>
    <w:p w14:paraId="7D90F8FF" w14:textId="77777777" w:rsidR="00DF06E9" w:rsidRPr="00B4262B" w:rsidRDefault="00DF06E9">
      <w:pPr>
        <w:rPr>
          <w:lang w:val="en-US"/>
        </w:rPr>
      </w:pPr>
      <w:r w:rsidRPr="00B4262B">
        <w:rPr>
          <w:lang w:val="en-US"/>
        </w:rPr>
        <w:br w:type="page"/>
      </w:r>
    </w:p>
    <w:p w14:paraId="413DB159" w14:textId="4D960CB0" w:rsidR="00A87F26" w:rsidRDefault="00B4262B" w:rsidP="00986F2B">
      <w:pPr>
        <w:pStyle w:val="Heading2"/>
        <w:numPr>
          <w:ilvl w:val="1"/>
          <w:numId w:val="2"/>
        </w:numPr>
        <w:spacing w:after="120"/>
        <w:ind w:left="788" w:hanging="431"/>
      </w:pPr>
      <w:bookmarkStart w:id="18" w:name="_Toc193381388"/>
      <w:r w:rsidRPr="00B4262B">
        <w:lastRenderedPageBreak/>
        <w:t xml:space="preserve">Seven </w:t>
      </w:r>
      <w:proofErr w:type="spellStart"/>
      <w:r w:rsidRPr="00B4262B">
        <w:t>seconds</w:t>
      </w:r>
      <w:bookmarkEnd w:id="18"/>
      <w:proofErr w:type="spellEnd"/>
    </w:p>
    <w:p w14:paraId="76C97FCA" w14:textId="5374C53C" w:rsidR="00986F2B" w:rsidRDefault="00B4262B" w:rsidP="00556F40">
      <w:r w:rsidRPr="00B4262B">
        <w:rPr>
          <w:lang w:val="en-US"/>
        </w:rPr>
        <w:t xml:space="preserve">The first seven seconds are the crucial seconds. Do I manage to convince my counterpart of me, of my person? It's not about being a mouse, not an elephant. Eloquent, not pushy, politely courteous with the most pleasant voice possible. Not excited but not too cool and bored either. Take your mobile phone and use the dictation function to record yourself. Don't judge yourself too harshly, no master has fallen from the sky. Play different versions of the first seven seconds over and over again. </w:t>
      </w:r>
      <w:proofErr w:type="spellStart"/>
      <w:r w:rsidRPr="00B4262B">
        <w:t>Eventually</w:t>
      </w:r>
      <w:proofErr w:type="spellEnd"/>
      <w:r w:rsidRPr="00B4262B">
        <w:t xml:space="preserve"> </w:t>
      </w:r>
      <w:proofErr w:type="spellStart"/>
      <w:r w:rsidRPr="00B4262B">
        <w:t>you</w:t>
      </w:r>
      <w:proofErr w:type="spellEnd"/>
      <w:r w:rsidRPr="00B4262B">
        <w:t xml:space="preserve"> will find </w:t>
      </w:r>
      <w:proofErr w:type="spellStart"/>
      <w:r w:rsidRPr="00B4262B">
        <w:t>the</w:t>
      </w:r>
      <w:proofErr w:type="spellEnd"/>
      <w:r w:rsidRPr="00B4262B">
        <w:t xml:space="preserve"> </w:t>
      </w:r>
      <w:proofErr w:type="spellStart"/>
      <w:r w:rsidRPr="00B4262B">
        <w:t>right</w:t>
      </w:r>
      <w:proofErr w:type="spellEnd"/>
      <w:r w:rsidRPr="00B4262B">
        <w:t xml:space="preserve"> </w:t>
      </w:r>
      <w:proofErr w:type="spellStart"/>
      <w:r w:rsidRPr="00B4262B">
        <w:t>intonation</w:t>
      </w:r>
      <w:proofErr w:type="spellEnd"/>
      <w:r w:rsidRPr="00B4262B">
        <w:t>.</w:t>
      </w:r>
    </w:p>
    <w:p w14:paraId="2B386E22" w14:textId="5639D985" w:rsidR="00986F2B" w:rsidRDefault="00B4262B" w:rsidP="00E658BF">
      <w:pPr>
        <w:pStyle w:val="Heading2"/>
        <w:numPr>
          <w:ilvl w:val="1"/>
          <w:numId w:val="2"/>
        </w:numPr>
        <w:spacing w:after="120"/>
        <w:ind w:left="788" w:hanging="431"/>
      </w:pPr>
      <w:bookmarkStart w:id="19" w:name="_Toc193381389"/>
      <w:r w:rsidRPr="00B4262B">
        <w:t xml:space="preserve">The </w:t>
      </w:r>
      <w:proofErr w:type="spellStart"/>
      <w:r w:rsidRPr="00B4262B">
        <w:t>phone</w:t>
      </w:r>
      <w:proofErr w:type="spellEnd"/>
      <w:r w:rsidRPr="00B4262B">
        <w:t xml:space="preserve"> </w:t>
      </w:r>
      <w:proofErr w:type="spellStart"/>
      <w:r w:rsidRPr="00B4262B">
        <w:t>call</w:t>
      </w:r>
      <w:bookmarkEnd w:id="19"/>
      <w:proofErr w:type="spellEnd"/>
    </w:p>
    <w:p w14:paraId="2EE5CAAC" w14:textId="34D7F58B" w:rsidR="00986F2B" w:rsidRPr="00B4262B" w:rsidRDefault="00B4262B" w:rsidP="00556F40">
      <w:pPr>
        <w:rPr>
          <w:lang w:val="en-US"/>
        </w:rPr>
      </w:pPr>
      <w:r w:rsidRPr="00B4262B">
        <w:rPr>
          <w:lang w:val="en-US"/>
        </w:rPr>
        <w:t>Are you excited? Good, that wakes us up and makes us more attentive. Put down paper and (no joke) a soft pencil, it always writes. Speak and type loudly and clearly on the phone? Ask yourself whether you would want to do the same if someone called you. A soft pencil on a pad makes little to no noise and always writes, which is more than you can say for some ballpoint pens. And take notes. A good help for paraphrasing during the phone call and for writing down the information in the CRM later.</w:t>
      </w:r>
      <w:r w:rsidR="00E658BF" w:rsidRPr="00B4262B">
        <w:rPr>
          <w:lang w:val="en-US"/>
        </w:rPr>
        <w:t xml:space="preserve"> </w:t>
      </w:r>
    </w:p>
    <w:p w14:paraId="5DF40F6C" w14:textId="4879F003" w:rsidR="00B9546A" w:rsidRPr="00B4262B" w:rsidRDefault="00B4262B" w:rsidP="00556F40">
      <w:pPr>
        <w:rPr>
          <w:lang w:val="en-US"/>
        </w:rPr>
      </w:pPr>
      <w:r w:rsidRPr="00B4262B">
        <w:rPr>
          <w:lang w:val="en-US"/>
        </w:rPr>
        <w:t>Create a pleasantly quiet environment. Since we are in the B2B business, we owe it to our listeners not to offer them a call center backdrop with background murmuring. Sit up straight and smile! No joke either. It has something to do with self-programming. Someone who smiles speaks differently than someone with the corners of their mouth hanging down. Always drink something in between to keep your vocal chords soft. Don't get diarrhea. Just follow the simplest but most important basic rule of rhetoric.</w:t>
      </w:r>
      <w:r w:rsidR="00A14669" w:rsidRPr="00B4262B">
        <w:rPr>
          <w:lang w:val="en-US"/>
        </w:rPr>
        <w:t>"</w:t>
      </w:r>
      <w:proofErr w:type="spellStart"/>
      <w:r w:rsidR="00A14669" w:rsidRPr="00B4262B">
        <w:rPr>
          <w:lang w:val="en-US"/>
        </w:rPr>
        <w:t>Wer</w:t>
      </w:r>
      <w:proofErr w:type="spellEnd"/>
      <w:r w:rsidR="00A14669" w:rsidRPr="00B4262B">
        <w:rPr>
          <w:lang w:val="en-US"/>
        </w:rPr>
        <w:t xml:space="preserve"> </w:t>
      </w:r>
      <w:proofErr w:type="spellStart"/>
      <w:r w:rsidR="00A14669" w:rsidRPr="00B4262B">
        <w:rPr>
          <w:lang w:val="en-US"/>
        </w:rPr>
        <w:t>Fragt</w:t>
      </w:r>
      <w:proofErr w:type="spellEnd"/>
      <w:r w:rsidR="00A14669" w:rsidRPr="00B4262B">
        <w:rPr>
          <w:lang w:val="en-US"/>
        </w:rPr>
        <w:t xml:space="preserve"> </w:t>
      </w:r>
      <w:proofErr w:type="spellStart"/>
      <w:r w:rsidR="00A14669" w:rsidRPr="00B4262B">
        <w:rPr>
          <w:lang w:val="en-US"/>
        </w:rPr>
        <w:t>führt</w:t>
      </w:r>
      <w:proofErr w:type="spellEnd"/>
      <w:r w:rsidR="00A14669" w:rsidRPr="00B4262B">
        <w:rPr>
          <w:lang w:val="en-US"/>
        </w:rPr>
        <w:t>!"</w:t>
      </w:r>
    </w:p>
    <w:p w14:paraId="3D767405" w14:textId="77777777" w:rsidR="00B4262B" w:rsidRDefault="00B4262B" w:rsidP="00556F40">
      <w:pPr>
        <w:rPr>
          <w:lang w:val="en-US"/>
        </w:rPr>
      </w:pPr>
      <w:r w:rsidRPr="00B4262B">
        <w:rPr>
          <w:lang w:val="en-US"/>
        </w:rPr>
        <w:t xml:space="preserve">The sooner we manage to get our contact person to tell us about themselves, the sooner we will know how and whether we can help them. And don't forget, we want an appointment! This can be achieved, for example, by asking irritating questions and leaving them unanswered. This gives the other person the feeling that they don't know something or are missing out on something and you are the one who sees and can help them out of this misery. All he has to do is agree to an appointment. </w:t>
      </w:r>
    </w:p>
    <w:p w14:paraId="6D871E51" w14:textId="32017821" w:rsidR="00737FA8" w:rsidRPr="00B4262B" w:rsidRDefault="00B4262B" w:rsidP="00556F40">
      <w:pPr>
        <w:rPr>
          <w:lang w:val="en-US"/>
        </w:rPr>
      </w:pPr>
      <w:r w:rsidRPr="00B4262B">
        <w:rPr>
          <w:lang w:val="en-US"/>
        </w:rPr>
        <w:t>Breathing pauses are also a way of building up tension or eliciting reactions that should not be underestimated. They also allow you to calm yourself down and think through your next steps</w:t>
      </w:r>
      <w:r w:rsidR="00737FA8" w:rsidRPr="00B4262B">
        <w:rPr>
          <w:lang w:val="en-US"/>
        </w:rPr>
        <w:t>.</w:t>
      </w:r>
    </w:p>
    <w:p w14:paraId="2C31DE10" w14:textId="77777777" w:rsidR="00F51F48" w:rsidRPr="00B4262B" w:rsidRDefault="00F51F48">
      <w:pPr>
        <w:rPr>
          <w:rFonts w:asciiTheme="majorHAnsi" w:eastAsiaTheme="majorEastAsia" w:hAnsiTheme="majorHAnsi" w:cstheme="majorBidi"/>
          <w:color w:val="2E74B5" w:themeColor="accent1" w:themeShade="BF"/>
          <w:sz w:val="26"/>
          <w:szCs w:val="26"/>
          <w:lang w:val="en-US"/>
        </w:rPr>
      </w:pPr>
      <w:r w:rsidRPr="00B4262B">
        <w:rPr>
          <w:lang w:val="en-US"/>
        </w:rPr>
        <w:br w:type="page"/>
      </w:r>
    </w:p>
    <w:p w14:paraId="4C76A81F" w14:textId="1D9C4856" w:rsidR="00E34722" w:rsidRDefault="00B4262B" w:rsidP="00E34722">
      <w:pPr>
        <w:pStyle w:val="Heading2"/>
        <w:numPr>
          <w:ilvl w:val="2"/>
          <w:numId w:val="2"/>
        </w:numPr>
        <w:spacing w:after="120"/>
      </w:pPr>
      <w:bookmarkStart w:id="20" w:name="_Toc193381390"/>
      <w:r w:rsidRPr="00B4262B">
        <w:lastRenderedPageBreak/>
        <w:t>The Pleasant “Yes” Path</w:t>
      </w:r>
      <w:bookmarkEnd w:id="20"/>
    </w:p>
    <w:p w14:paraId="20B1BE42" w14:textId="77777777" w:rsidR="00B4262B" w:rsidRPr="00B4262B" w:rsidRDefault="00B4262B" w:rsidP="00B4262B">
      <w:pPr>
        <w:rPr>
          <w:lang w:val="en-US"/>
        </w:rPr>
      </w:pPr>
      <w:r w:rsidRPr="00B4262B">
        <w:rPr>
          <w:lang w:val="en-US"/>
        </w:rPr>
        <w:t>Where there is a “no” or “yes” in this area, it is always possible that you will get the customer to “tell”. That's what we want. This gives us the information we need to build up “deadline pressure”.</w:t>
      </w:r>
    </w:p>
    <w:p w14:paraId="5DDCBE1F" w14:textId="77777777" w:rsidR="00B4262B" w:rsidRPr="00B4262B" w:rsidRDefault="00B4262B" w:rsidP="00B4262B">
      <w:pPr>
        <w:rPr>
          <w:lang w:val="en-US"/>
        </w:rPr>
      </w:pPr>
      <w:r w:rsidRPr="00B4262B">
        <w:rPr>
          <w:lang w:val="en-US"/>
        </w:rPr>
        <w:t>(The doorbell rings, the tension rises, we are ready and willing to make an appointment)</w:t>
      </w:r>
    </w:p>
    <w:p w14:paraId="6603AAC0" w14:textId="7876846C" w:rsidR="00CA579E" w:rsidRPr="00B4262B" w:rsidRDefault="00B4262B" w:rsidP="00B4262B">
      <w:pPr>
        <w:rPr>
          <w:lang w:val="en-US"/>
        </w:rPr>
      </w:pPr>
      <w:r w:rsidRPr="00B4262B">
        <w:rPr>
          <w:lang w:val="en-US"/>
        </w:rPr>
        <w:t>(Yes path)</w:t>
      </w:r>
    </w:p>
    <w:p w14:paraId="3DA75288" w14:textId="77777777" w:rsidR="00B4262B" w:rsidRPr="00B4262B" w:rsidRDefault="00B4262B" w:rsidP="00B4262B">
      <w:pPr>
        <w:rPr>
          <w:color w:val="538135" w:themeColor="accent6" w:themeShade="BF"/>
          <w:lang w:val="en-US"/>
        </w:rPr>
      </w:pPr>
      <w:r w:rsidRPr="00B4262B">
        <w:rPr>
          <w:color w:val="538135" w:themeColor="accent6" w:themeShade="BF"/>
          <w:lang w:val="en-US"/>
        </w:rPr>
        <w:t>You:</w:t>
      </w:r>
    </w:p>
    <w:p w14:paraId="5715F369" w14:textId="77777777" w:rsidR="00B4262B" w:rsidRPr="00B4262B" w:rsidRDefault="00B4262B" w:rsidP="00B4262B">
      <w:pPr>
        <w:rPr>
          <w:color w:val="538135" w:themeColor="accent6" w:themeShade="BF"/>
          <w:lang w:val="en-US"/>
        </w:rPr>
      </w:pPr>
      <w:r w:rsidRPr="00B4262B">
        <w:rPr>
          <w:color w:val="538135" w:themeColor="accent6" w:themeShade="BF"/>
          <w:lang w:val="en-US"/>
        </w:rPr>
        <w:t xml:space="preserve">(If you don't understand the name, always ask! This shows our counterpart that it is important to us). </w:t>
      </w:r>
    </w:p>
    <w:p w14:paraId="0027F258" w14:textId="77777777" w:rsidR="00B4262B" w:rsidRPr="00B4262B" w:rsidRDefault="00B4262B" w:rsidP="00B4262B">
      <w:pPr>
        <w:rPr>
          <w:color w:val="538135" w:themeColor="accent6" w:themeShade="BF"/>
          <w:lang w:val="en-US"/>
        </w:rPr>
      </w:pPr>
      <w:r w:rsidRPr="00B4262B">
        <w:rPr>
          <w:color w:val="538135" w:themeColor="accent6" w:themeShade="BF"/>
          <w:lang w:val="en-US"/>
        </w:rPr>
        <w:t xml:space="preserve">Hello and good afternoon, am I speaking to &lt;&lt;person&gt;&gt;? </w:t>
      </w:r>
    </w:p>
    <w:p w14:paraId="1788BC5D" w14:textId="77777777" w:rsidR="00B4262B" w:rsidRPr="00B4262B" w:rsidRDefault="00B4262B" w:rsidP="00B4262B">
      <w:pPr>
        <w:rPr>
          <w:color w:val="538135" w:themeColor="accent6" w:themeShade="BF"/>
          <w:lang w:val="en-US"/>
        </w:rPr>
      </w:pPr>
      <w:r w:rsidRPr="00B4262B">
        <w:rPr>
          <w:color w:val="538135" w:themeColor="accent6" w:themeShade="BF"/>
          <w:lang w:val="en-US"/>
        </w:rPr>
        <w:t xml:space="preserve">My name is &lt;&lt;your surname&gt;&gt;, </w:t>
      </w:r>
    </w:p>
    <w:p w14:paraId="73AEFD92" w14:textId="77777777" w:rsidR="00B4262B" w:rsidRPr="00B4262B" w:rsidRDefault="00B4262B" w:rsidP="00B4262B">
      <w:pPr>
        <w:rPr>
          <w:color w:val="538135" w:themeColor="accent6" w:themeShade="BF"/>
          <w:lang w:val="en-US"/>
        </w:rPr>
      </w:pPr>
      <w:r w:rsidRPr="00B4262B">
        <w:rPr>
          <w:color w:val="538135" w:themeColor="accent6" w:themeShade="BF"/>
          <w:lang w:val="en-US"/>
        </w:rPr>
        <w:t xml:space="preserve">half a second pause, </w:t>
      </w:r>
    </w:p>
    <w:p w14:paraId="2AEB9F24" w14:textId="77777777" w:rsidR="00B4262B" w:rsidRDefault="00B4262B" w:rsidP="00B4262B">
      <w:pPr>
        <w:rPr>
          <w:color w:val="538135" w:themeColor="accent6" w:themeShade="BF"/>
          <w:lang w:val="en-US"/>
        </w:rPr>
      </w:pPr>
      <w:r w:rsidRPr="00B4262B">
        <w:rPr>
          <w:color w:val="538135" w:themeColor="accent6" w:themeShade="BF"/>
          <w:lang w:val="en-US"/>
        </w:rPr>
        <w:t xml:space="preserve">&lt;&lt;your first and last name&gt;&gt; I work in the &lt;&lt;your job title&gt;&gt; department at SEEBURGER AG. </w:t>
      </w:r>
    </w:p>
    <w:p w14:paraId="2D38339F" w14:textId="77777777" w:rsidR="00B4262B" w:rsidRPr="00B4262B" w:rsidRDefault="00B4262B" w:rsidP="00B4262B">
      <w:pPr>
        <w:rPr>
          <w:color w:val="C00000"/>
          <w:lang w:val="en-US"/>
        </w:rPr>
      </w:pPr>
      <w:r w:rsidRPr="00B4262B">
        <w:rPr>
          <w:color w:val="C00000"/>
          <w:lang w:val="en-US"/>
        </w:rPr>
        <w:t>Interested party:</w:t>
      </w:r>
    </w:p>
    <w:p w14:paraId="602124CA" w14:textId="77777777" w:rsidR="00B4262B" w:rsidRPr="00B4262B" w:rsidRDefault="00B4262B" w:rsidP="00B4262B">
      <w:pPr>
        <w:rPr>
          <w:color w:val="C00000"/>
          <w:lang w:val="en-US"/>
        </w:rPr>
      </w:pPr>
      <w:r w:rsidRPr="00B4262B">
        <w:rPr>
          <w:color w:val="C00000"/>
          <w:lang w:val="en-US"/>
        </w:rPr>
        <w:t>(Pause briefly and listen for a “Good afternoon” or other phrase).</w:t>
      </w:r>
    </w:p>
    <w:p w14:paraId="728D44E7" w14:textId="77777777" w:rsidR="00B4262B" w:rsidRPr="00B4262B" w:rsidRDefault="00B4262B" w:rsidP="00B4262B">
      <w:pPr>
        <w:rPr>
          <w:color w:val="C00000"/>
          <w:lang w:val="en-US"/>
        </w:rPr>
      </w:pPr>
      <w:r w:rsidRPr="00B4262B">
        <w:rPr>
          <w:color w:val="C00000"/>
          <w:lang w:val="en-US"/>
        </w:rPr>
        <w:t>You:</w:t>
      </w:r>
    </w:p>
    <w:p w14:paraId="309944DC" w14:textId="77777777" w:rsidR="00B4262B" w:rsidRPr="00B4262B" w:rsidRDefault="00B4262B" w:rsidP="00B4262B">
      <w:pPr>
        <w:rPr>
          <w:color w:val="C00000"/>
          <w:lang w:val="en-US"/>
        </w:rPr>
      </w:pPr>
      <w:r w:rsidRPr="00B4262B">
        <w:rPr>
          <w:color w:val="C00000"/>
          <w:lang w:val="en-US"/>
        </w:rPr>
        <w:t>Do you have a minute/is it just now or may I come through/call again later etc. (as I said: “different from everyone else”)</w:t>
      </w:r>
    </w:p>
    <w:p w14:paraId="49AA6E19" w14:textId="77777777" w:rsidR="00B4262B" w:rsidRDefault="00B4262B" w:rsidP="00B4262B">
      <w:pPr>
        <w:rPr>
          <w:color w:val="C00000"/>
          <w:lang w:val="en-US"/>
        </w:rPr>
      </w:pPr>
      <w:r w:rsidRPr="00B4262B">
        <w:rPr>
          <w:color w:val="C00000"/>
          <w:lang w:val="en-US"/>
        </w:rPr>
        <w:t>(Seven seconds are up) if the person does not hang up, we are through here and the person will continue to listen to us.</w:t>
      </w:r>
    </w:p>
    <w:p w14:paraId="6229A714"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6F98DC8B" w14:textId="72FB9316" w:rsidR="00E34722" w:rsidRPr="00B4262B" w:rsidRDefault="00B4262B" w:rsidP="00B4262B">
      <w:pPr>
        <w:rPr>
          <w:color w:val="538135" w:themeColor="accent6" w:themeShade="BF"/>
          <w:lang w:val="en-US"/>
        </w:rPr>
      </w:pPr>
      <w:r w:rsidRPr="00B4262B">
        <w:rPr>
          <w:color w:val="538135" w:themeColor="accent6" w:themeShade="BF"/>
          <w:lang w:val="en-US"/>
        </w:rPr>
        <w:t>“Fine. Are you the right person to talk to about XY?”</w:t>
      </w:r>
    </w:p>
    <w:p w14:paraId="1D37AC84" w14:textId="77777777" w:rsidR="00B4262B" w:rsidRPr="00B4262B" w:rsidRDefault="00B4262B" w:rsidP="00B4262B">
      <w:pPr>
        <w:rPr>
          <w:color w:val="C00000"/>
          <w:lang w:val="en-US"/>
        </w:rPr>
      </w:pPr>
      <w:r w:rsidRPr="00B4262B">
        <w:rPr>
          <w:color w:val="C00000"/>
          <w:lang w:val="en-US"/>
        </w:rPr>
        <w:t>Interested party:</w:t>
      </w:r>
    </w:p>
    <w:p w14:paraId="38E0DB89" w14:textId="7BE1F70D" w:rsidR="00F51F48" w:rsidRPr="00B4262B" w:rsidRDefault="00B4262B" w:rsidP="00B4262B">
      <w:pPr>
        <w:rPr>
          <w:color w:val="C00000"/>
          <w:lang w:val="en-US"/>
        </w:rPr>
      </w:pPr>
      <w:r w:rsidRPr="00B4262B">
        <w:rPr>
          <w:color w:val="C00000"/>
          <w:lang w:val="en-US"/>
        </w:rPr>
        <w:t>“Yes”.</w:t>
      </w:r>
      <w:r w:rsidRPr="00B4262B">
        <w:rPr>
          <w:color w:val="C00000"/>
          <w:lang w:val="en-US"/>
        </w:rPr>
        <w:tab/>
        <w:t>(If you answer “No”, we will do everything possible to find out the name of the “right” person and the extension number).</w:t>
      </w:r>
      <w:proofErr w:type="spellStart"/>
      <w:r w:rsidR="00E34722" w:rsidRPr="00B4262B">
        <w:rPr>
          <w:color w:val="538135" w:themeColor="accent6" w:themeShade="BF"/>
          <w:lang w:val="en-US"/>
        </w:rPr>
        <w:t>Ihr</w:t>
      </w:r>
      <w:proofErr w:type="spellEnd"/>
      <w:r w:rsidR="00E34722" w:rsidRPr="00B4262B">
        <w:rPr>
          <w:color w:val="538135" w:themeColor="accent6" w:themeShade="BF"/>
          <w:lang w:val="en-US"/>
        </w:rPr>
        <w:t>:</w:t>
      </w:r>
      <w:r w:rsidR="00F51F48" w:rsidRPr="00B4262B">
        <w:rPr>
          <w:color w:val="C00000"/>
          <w:lang w:val="en-US"/>
        </w:rPr>
        <w:t xml:space="preserve"> </w:t>
      </w:r>
    </w:p>
    <w:p w14:paraId="34FB478D" w14:textId="77777777" w:rsidR="00B4262B" w:rsidRPr="00B4262B" w:rsidRDefault="00B4262B" w:rsidP="00B4262B">
      <w:pPr>
        <w:rPr>
          <w:color w:val="538135" w:themeColor="accent6" w:themeShade="BF"/>
          <w:lang w:val="en-US"/>
        </w:rPr>
      </w:pPr>
      <w:r w:rsidRPr="00B4262B">
        <w:rPr>
          <w:color w:val="538135" w:themeColor="accent6" w:themeShade="BF"/>
          <w:lang w:val="en-US"/>
        </w:rPr>
        <w:t>“Prima.” (or any other phrase but always praising. Everyone likes to be praised)</w:t>
      </w:r>
    </w:p>
    <w:p w14:paraId="7D6C3A18" w14:textId="26F4C457" w:rsidR="00E34722" w:rsidRPr="00B4262B" w:rsidRDefault="00B4262B" w:rsidP="00B4262B">
      <w:pPr>
        <w:rPr>
          <w:color w:val="538135" w:themeColor="accent6" w:themeShade="BF"/>
          <w:lang w:val="en-US"/>
        </w:rPr>
      </w:pPr>
      <w:r w:rsidRPr="00B4262B">
        <w:rPr>
          <w:color w:val="538135" w:themeColor="accent6" w:themeShade="BF"/>
          <w:lang w:val="en-US"/>
        </w:rPr>
        <w:t xml:space="preserve">“I would like to make an appointment with you for (e.g. </w:t>
      </w:r>
      <w:proofErr w:type="spellStart"/>
      <w:r w:rsidRPr="00B4262B">
        <w:rPr>
          <w:color w:val="538135" w:themeColor="accent6" w:themeShade="BF"/>
          <w:lang w:val="en-US"/>
        </w:rPr>
        <w:t>WebCast</w:t>
      </w:r>
      <w:proofErr w:type="spellEnd"/>
      <w:r w:rsidRPr="00B4262B">
        <w:rPr>
          <w:color w:val="538135" w:themeColor="accent6" w:themeShade="BF"/>
          <w:lang w:val="en-US"/>
        </w:rPr>
        <w:t>) topic XY”.</w:t>
      </w:r>
    </w:p>
    <w:p w14:paraId="3BFDB26A" w14:textId="6EBAD37C" w:rsidR="00E34722" w:rsidRPr="00B4262B" w:rsidRDefault="00B4262B" w:rsidP="00E34722">
      <w:pPr>
        <w:rPr>
          <w:lang w:val="en-US"/>
        </w:rPr>
      </w:pPr>
      <w:r w:rsidRPr="00B4262B">
        <w:rPr>
          <w:lang w:val="en-US"/>
        </w:rPr>
        <w:t>(You may already be turned away here. That's not a bad thing, then we'll help someone else. In any case, the cat is out of the bag and everyone knows what the phone call is for and your counterpart can decide how to proceed. If he doesn't say anything then let's go to the yes staircase).</w:t>
      </w:r>
    </w:p>
    <w:p w14:paraId="2F5ECF3F" w14:textId="77777777" w:rsidR="00F51F48" w:rsidRPr="00B4262B" w:rsidRDefault="00F51F48" w:rsidP="00E34722">
      <w:pPr>
        <w:rPr>
          <w:lang w:val="en-US"/>
        </w:rPr>
      </w:pPr>
    </w:p>
    <w:p w14:paraId="62925977" w14:textId="7FAECAD5" w:rsidR="00F51F48" w:rsidRDefault="00F51F48" w:rsidP="00E34722">
      <w:pPr>
        <w:rPr>
          <w:lang w:val="en-US"/>
        </w:rPr>
      </w:pPr>
    </w:p>
    <w:p w14:paraId="6FA83F6B" w14:textId="2495D765" w:rsidR="00B41C0B" w:rsidRDefault="00B41C0B" w:rsidP="00E34722">
      <w:pPr>
        <w:rPr>
          <w:lang w:val="en-US"/>
        </w:rPr>
      </w:pPr>
    </w:p>
    <w:p w14:paraId="23750A58" w14:textId="77777777" w:rsidR="00B41C0B" w:rsidRPr="00B4262B" w:rsidRDefault="00B41C0B" w:rsidP="00E34722">
      <w:pPr>
        <w:rPr>
          <w:lang w:val="en-US"/>
        </w:rPr>
      </w:pPr>
    </w:p>
    <w:p w14:paraId="498A1631" w14:textId="77777777" w:rsidR="00B4262B" w:rsidRPr="00B4262B" w:rsidRDefault="00B4262B" w:rsidP="00B4262B">
      <w:pPr>
        <w:rPr>
          <w:lang w:val="en-US"/>
        </w:rPr>
      </w:pPr>
      <w:r w:rsidRPr="00B4262B">
        <w:rPr>
          <w:lang w:val="en-US"/>
        </w:rPr>
        <w:lastRenderedPageBreak/>
        <w:t>(Yes stairs)</w:t>
      </w:r>
    </w:p>
    <w:p w14:paraId="6CC8391B" w14:textId="518224C6" w:rsidR="00E34722" w:rsidRPr="00B4262B" w:rsidRDefault="00B4262B" w:rsidP="00B4262B">
      <w:pPr>
        <w:rPr>
          <w:lang w:val="en-US"/>
        </w:rPr>
      </w:pPr>
      <w:r w:rsidRPr="00B4262B">
        <w:rPr>
          <w:lang w:val="en-US"/>
        </w:rPr>
        <w:t>Ask a stimulus question (can also be answered with a “no” - that's fine)</w:t>
      </w:r>
    </w:p>
    <w:p w14:paraId="16CC3BA5" w14:textId="77777777" w:rsidR="00B4262B" w:rsidRPr="00B4262B" w:rsidRDefault="00B4262B" w:rsidP="00B4262B">
      <w:pPr>
        <w:rPr>
          <w:color w:val="538135" w:themeColor="accent6" w:themeShade="BF"/>
          <w:lang w:val="en-US"/>
        </w:rPr>
      </w:pPr>
      <w:r w:rsidRPr="00B4262B">
        <w:rPr>
          <w:color w:val="538135" w:themeColor="accent6" w:themeShade="BF"/>
          <w:lang w:val="en-US"/>
        </w:rPr>
        <w:t>You:</w:t>
      </w:r>
    </w:p>
    <w:p w14:paraId="37D23E8C" w14:textId="3418E0EA" w:rsidR="00E34722" w:rsidRPr="00B4262B" w:rsidRDefault="00B4262B" w:rsidP="00B4262B">
      <w:pPr>
        <w:rPr>
          <w:color w:val="538135" w:themeColor="accent6" w:themeShade="BF"/>
          <w:lang w:val="en-US"/>
        </w:rPr>
      </w:pPr>
      <w:r w:rsidRPr="00B4262B">
        <w:rPr>
          <w:color w:val="538135" w:themeColor="accent6" w:themeShade="BF"/>
          <w:lang w:val="en-US"/>
        </w:rPr>
        <w:t>“Are you implementing &lt;&lt;the topic&gt;&gt; yet?”</w:t>
      </w:r>
    </w:p>
    <w:p w14:paraId="7B12FFE1" w14:textId="77777777" w:rsidR="00B4262B" w:rsidRPr="00B4262B" w:rsidRDefault="00B4262B" w:rsidP="00B4262B">
      <w:pPr>
        <w:rPr>
          <w:color w:val="C00000"/>
          <w:lang w:val="en-US"/>
        </w:rPr>
      </w:pPr>
      <w:r w:rsidRPr="00B4262B">
        <w:rPr>
          <w:color w:val="C00000"/>
          <w:lang w:val="en-US"/>
        </w:rPr>
        <w:t>Interested party:</w:t>
      </w:r>
    </w:p>
    <w:p w14:paraId="49DC3589" w14:textId="22EF65E2" w:rsidR="00E34722" w:rsidRPr="00B4262B" w:rsidRDefault="00B4262B" w:rsidP="00B4262B">
      <w:pPr>
        <w:rPr>
          <w:color w:val="C00000"/>
          <w:lang w:val="en-US"/>
        </w:rPr>
      </w:pPr>
      <w:r w:rsidRPr="00B4262B">
        <w:rPr>
          <w:color w:val="C00000"/>
          <w:lang w:val="en-US"/>
        </w:rPr>
        <w:t>“Yes.”</w:t>
      </w:r>
    </w:p>
    <w:p w14:paraId="5EC2E0C4"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06D0AAED" w14:textId="75359A8A" w:rsidR="00E34722" w:rsidRPr="00B4262B" w:rsidRDefault="00B4262B" w:rsidP="00B4262B">
      <w:pPr>
        <w:rPr>
          <w:color w:val="538135" w:themeColor="accent6" w:themeShade="BF"/>
          <w:lang w:val="en-US"/>
        </w:rPr>
      </w:pPr>
      <w:r w:rsidRPr="00B4262B">
        <w:rPr>
          <w:color w:val="538135" w:themeColor="accent6" w:themeShade="BF"/>
          <w:lang w:val="en-US"/>
        </w:rPr>
        <w:t>“Very good. Then you already know SEEBURGER AG?”</w:t>
      </w:r>
    </w:p>
    <w:p w14:paraId="2EEE4347" w14:textId="77777777" w:rsidR="00B4262B" w:rsidRPr="00B4262B" w:rsidRDefault="00B4262B" w:rsidP="00B4262B">
      <w:pPr>
        <w:rPr>
          <w:color w:val="C00000"/>
          <w:lang w:val="en-US"/>
        </w:rPr>
      </w:pPr>
      <w:r w:rsidRPr="00B4262B">
        <w:rPr>
          <w:color w:val="C00000"/>
          <w:lang w:val="en-US"/>
        </w:rPr>
        <w:t>Interested party:</w:t>
      </w:r>
    </w:p>
    <w:p w14:paraId="600BBAE0" w14:textId="0597D05D" w:rsidR="00E34722" w:rsidRPr="00B4262B" w:rsidRDefault="00B4262B" w:rsidP="00B4262B">
      <w:pPr>
        <w:rPr>
          <w:color w:val="C00000"/>
          <w:lang w:val="en-US"/>
        </w:rPr>
      </w:pPr>
      <w:r w:rsidRPr="00B4262B">
        <w:rPr>
          <w:color w:val="C00000"/>
          <w:lang w:val="en-US"/>
        </w:rPr>
        <w:t>“Yes.” Here comes a “No.” Then continue with²</w:t>
      </w:r>
      <w:r w:rsidR="00E34722" w:rsidRPr="00B4262B">
        <w:rPr>
          <w:color w:val="C00000"/>
          <w:lang w:val="en-US"/>
        </w:rPr>
        <w:t>.</w:t>
      </w:r>
    </w:p>
    <w:p w14:paraId="2B9303D5"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39EFEF66" w14:textId="4206D0AE" w:rsidR="00E34722" w:rsidRPr="00B4262B" w:rsidRDefault="00B4262B" w:rsidP="00B4262B">
      <w:pPr>
        <w:rPr>
          <w:color w:val="538135" w:themeColor="accent6" w:themeShade="BF"/>
          <w:lang w:val="en-US"/>
        </w:rPr>
      </w:pPr>
      <w:r w:rsidRPr="00B4262B">
        <w:rPr>
          <w:color w:val="538135" w:themeColor="accent6" w:themeShade="BF"/>
          <w:lang w:val="en-US"/>
        </w:rPr>
        <w:t>“Are you already familiar with our cloud offerings on the topic of integration?”</w:t>
      </w:r>
    </w:p>
    <w:p w14:paraId="44BFEB2E" w14:textId="300871EE" w:rsidR="00E34722" w:rsidRPr="00B4262B" w:rsidRDefault="00B4262B" w:rsidP="00E34722">
      <w:pPr>
        <w:rPr>
          <w:lang w:val="en-US"/>
        </w:rPr>
      </w:pPr>
      <w:r w:rsidRPr="00B4262B">
        <w:rPr>
          <w:lang w:val="en-US"/>
        </w:rPr>
        <w:t>If the customer says “no”, we have a chance to surprise them and tell them so:</w:t>
      </w:r>
    </w:p>
    <w:p w14:paraId="55A178A4"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5E9C884F" w14:textId="2E9E0558" w:rsidR="00E34722" w:rsidRPr="00B4262B" w:rsidRDefault="00B4262B" w:rsidP="00B4262B">
      <w:pPr>
        <w:rPr>
          <w:color w:val="538135" w:themeColor="accent6" w:themeShade="BF"/>
          <w:lang w:val="en-US"/>
        </w:rPr>
      </w:pPr>
      <w:r w:rsidRPr="00B4262B">
        <w:rPr>
          <w:color w:val="538135" w:themeColor="accent6" w:themeShade="BF"/>
          <w:lang w:val="en-US"/>
        </w:rPr>
        <w:t>²"Then we should urgently make an appointment.”</w:t>
      </w:r>
    </w:p>
    <w:p w14:paraId="7E02F742" w14:textId="77777777" w:rsidR="00B4262B" w:rsidRDefault="00B4262B" w:rsidP="00E34722">
      <w:pPr>
        <w:rPr>
          <w:lang w:val="en-US"/>
        </w:rPr>
      </w:pPr>
      <w:r w:rsidRPr="00B4262B">
        <w:rPr>
          <w:lang w:val="en-US"/>
        </w:rPr>
        <w:t>Important! Under no circumstances should you say more than that, otherwise you will catch an objection that you will have to justify again. Don't use explanatory phrases like “...we can discuss topic XY in more detail.” Then the customer will dismiss you. Instead, say right away, almost in one breath:</w:t>
      </w:r>
    </w:p>
    <w:p w14:paraId="46280C49"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096C1FD8" w14:textId="77777777" w:rsidR="00B4262B" w:rsidRPr="00B4262B" w:rsidRDefault="00B4262B" w:rsidP="00B4262B">
      <w:pPr>
        <w:rPr>
          <w:color w:val="538135" w:themeColor="accent6" w:themeShade="BF"/>
          <w:lang w:val="en-US"/>
        </w:rPr>
      </w:pPr>
      <w:r w:rsidRPr="00B4262B">
        <w:rPr>
          <w:color w:val="538135" w:themeColor="accent6" w:themeShade="BF"/>
          <w:lang w:val="en-US"/>
        </w:rPr>
        <w:t>“When does it suit you better? I still have day X or Y for you? In the morning or in the afternoon? (Important! You decide the time.)”</w:t>
      </w:r>
    </w:p>
    <w:p w14:paraId="522699C1" w14:textId="77777777" w:rsidR="00B4262B" w:rsidRDefault="00B4262B" w:rsidP="00B4262B">
      <w:pPr>
        <w:rPr>
          <w:color w:val="538135" w:themeColor="accent6" w:themeShade="BF"/>
          <w:lang w:val="en-US"/>
        </w:rPr>
      </w:pPr>
      <w:r w:rsidRPr="00B4262B">
        <w:rPr>
          <w:color w:val="538135" w:themeColor="accent6" w:themeShade="BF"/>
          <w:lang w:val="en-US"/>
        </w:rPr>
        <w:t>(Give him the remote control. But please only with two buttons that both suit you. This gives the customer the feeling of having a choice and this makes him feel positive and he no longer thinks about why he didn't actually want an appointment. And you have an appointment that suits you and gives the customer the feeling that you have time for them despite your “tight” schedule).</w:t>
      </w:r>
    </w:p>
    <w:p w14:paraId="653B100B" w14:textId="77777777" w:rsidR="00B4262B" w:rsidRPr="00B4262B" w:rsidRDefault="00B4262B" w:rsidP="00B4262B">
      <w:pPr>
        <w:rPr>
          <w:color w:val="C00000"/>
          <w:lang w:val="en-US"/>
        </w:rPr>
      </w:pPr>
      <w:r w:rsidRPr="00B4262B">
        <w:rPr>
          <w:color w:val="C00000"/>
          <w:lang w:val="en-US"/>
        </w:rPr>
        <w:t>Interested party:</w:t>
      </w:r>
    </w:p>
    <w:p w14:paraId="2C3CAE3F" w14:textId="25E365CB" w:rsidR="001120F4" w:rsidRPr="00B4262B" w:rsidRDefault="00B4262B" w:rsidP="00B4262B">
      <w:pPr>
        <w:rPr>
          <w:color w:val="C00000"/>
          <w:lang w:val="en-US"/>
        </w:rPr>
      </w:pPr>
      <w:r w:rsidRPr="00B4262B">
        <w:rPr>
          <w:color w:val="C00000"/>
          <w:lang w:val="en-US"/>
        </w:rPr>
        <w:t>(Pause briefly and listen for a “Hello” or another phrase).</w:t>
      </w:r>
    </w:p>
    <w:p w14:paraId="1B158CDA"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19B48420" w14:textId="24C94756" w:rsidR="00B9546A" w:rsidRPr="00B4262B" w:rsidRDefault="00B4262B" w:rsidP="00B4262B">
      <w:pPr>
        <w:rPr>
          <w:color w:val="538135" w:themeColor="accent6" w:themeShade="BF"/>
          <w:lang w:val="en-US"/>
        </w:rPr>
      </w:pPr>
      <w:r w:rsidRPr="00B4262B">
        <w:rPr>
          <w:color w:val="538135" w:themeColor="accent6" w:themeShade="BF"/>
          <w:lang w:val="en-US"/>
        </w:rPr>
        <w:t>Do you have a minute/is it just now or may I come through/call again later etc. (as I said: “different from everyone else”)</w:t>
      </w:r>
    </w:p>
    <w:p w14:paraId="3D3D8CE0" w14:textId="0F345D26" w:rsidR="00D608B2" w:rsidRPr="00B4262B" w:rsidRDefault="00B4262B" w:rsidP="00556F40">
      <w:pPr>
        <w:rPr>
          <w:lang w:val="en-US"/>
        </w:rPr>
      </w:pPr>
      <w:r w:rsidRPr="00B4262B">
        <w:rPr>
          <w:lang w:val="en-US"/>
        </w:rPr>
        <w:t>(Seven seconds are up) If the person doesn't hang up, we're through here and the person will continue to listen to us.</w:t>
      </w:r>
    </w:p>
    <w:p w14:paraId="096073BD" w14:textId="77777777" w:rsidR="00E23D1E" w:rsidRPr="00B4262B" w:rsidRDefault="00E23D1E" w:rsidP="00556F40">
      <w:pPr>
        <w:rPr>
          <w:lang w:val="en-US"/>
        </w:rPr>
      </w:pPr>
    </w:p>
    <w:p w14:paraId="7A4983C6" w14:textId="77777777" w:rsidR="00B4262B" w:rsidRPr="00B4262B" w:rsidRDefault="00B4262B" w:rsidP="00B4262B">
      <w:pPr>
        <w:rPr>
          <w:color w:val="538135" w:themeColor="accent6" w:themeShade="BF"/>
          <w:lang w:val="en-US"/>
        </w:rPr>
      </w:pPr>
      <w:r w:rsidRPr="00B4262B">
        <w:rPr>
          <w:color w:val="538135" w:themeColor="accent6" w:themeShade="BF"/>
          <w:lang w:val="en-US"/>
        </w:rPr>
        <w:lastRenderedPageBreak/>
        <w:t>Yours:</w:t>
      </w:r>
    </w:p>
    <w:p w14:paraId="5A1268AD" w14:textId="71514561" w:rsidR="00B9546A" w:rsidRPr="00B4262B" w:rsidRDefault="00B4262B" w:rsidP="00B4262B">
      <w:pPr>
        <w:rPr>
          <w:color w:val="538135" w:themeColor="accent6" w:themeShade="BF"/>
          <w:lang w:val="en-US"/>
        </w:rPr>
      </w:pPr>
      <w:r w:rsidRPr="00B4262B">
        <w:rPr>
          <w:color w:val="538135" w:themeColor="accent6" w:themeShade="BF"/>
          <w:lang w:val="en-US"/>
        </w:rPr>
        <w:t>“Fine. Are you the right person to talk to about XY?”</w:t>
      </w:r>
    </w:p>
    <w:p w14:paraId="776DD579" w14:textId="77777777" w:rsidR="00B4262B" w:rsidRPr="00B4262B" w:rsidRDefault="00B4262B" w:rsidP="00B4262B">
      <w:pPr>
        <w:rPr>
          <w:color w:val="C00000"/>
        </w:rPr>
      </w:pPr>
      <w:proofErr w:type="spellStart"/>
      <w:r w:rsidRPr="00B4262B">
        <w:rPr>
          <w:color w:val="C00000"/>
        </w:rPr>
        <w:t>Interested</w:t>
      </w:r>
      <w:proofErr w:type="spellEnd"/>
      <w:r w:rsidRPr="00B4262B">
        <w:rPr>
          <w:color w:val="C00000"/>
        </w:rPr>
        <w:t xml:space="preserve"> </w:t>
      </w:r>
      <w:proofErr w:type="spellStart"/>
      <w:r w:rsidRPr="00B4262B">
        <w:rPr>
          <w:color w:val="C00000"/>
        </w:rPr>
        <w:t>party</w:t>
      </w:r>
      <w:proofErr w:type="spellEnd"/>
      <w:r w:rsidRPr="00B4262B">
        <w:rPr>
          <w:color w:val="C00000"/>
        </w:rPr>
        <w:t>:</w:t>
      </w:r>
    </w:p>
    <w:p w14:paraId="27CCD543" w14:textId="77777777" w:rsidR="00B4262B" w:rsidRDefault="00B4262B" w:rsidP="00B4262B">
      <w:pPr>
        <w:rPr>
          <w:color w:val="C00000"/>
        </w:rPr>
      </w:pPr>
      <w:r w:rsidRPr="00B4262B">
        <w:rPr>
          <w:color w:val="C00000"/>
        </w:rPr>
        <w:t>“Yes.”</w:t>
      </w:r>
    </w:p>
    <w:p w14:paraId="31D46D68" w14:textId="77777777" w:rsidR="00B4262B" w:rsidRPr="00B4262B" w:rsidRDefault="00B4262B" w:rsidP="00B4262B">
      <w:pPr>
        <w:rPr>
          <w:color w:val="538135" w:themeColor="accent6" w:themeShade="BF"/>
          <w:lang w:val="en-US"/>
        </w:rPr>
      </w:pPr>
      <w:r w:rsidRPr="00B4262B">
        <w:rPr>
          <w:color w:val="538135" w:themeColor="accent6" w:themeShade="BF"/>
          <w:lang w:val="en-US"/>
        </w:rPr>
        <w:t>Yours:</w:t>
      </w:r>
    </w:p>
    <w:p w14:paraId="3D7607DF" w14:textId="77777777" w:rsidR="00B4262B" w:rsidRPr="00B4262B" w:rsidRDefault="00B4262B" w:rsidP="00B4262B">
      <w:pPr>
        <w:rPr>
          <w:color w:val="538135" w:themeColor="accent6" w:themeShade="BF"/>
          <w:lang w:val="en-US"/>
        </w:rPr>
      </w:pPr>
      <w:r w:rsidRPr="00B4262B">
        <w:rPr>
          <w:color w:val="538135" w:themeColor="accent6" w:themeShade="BF"/>
          <w:lang w:val="en-US"/>
        </w:rPr>
        <w:t>“Great”. (or any other phrase, but always praising. Everyone likes to be praised)</w:t>
      </w:r>
    </w:p>
    <w:p w14:paraId="5443C7C3" w14:textId="77777777" w:rsidR="00B4262B" w:rsidRDefault="00B4262B" w:rsidP="00B4262B">
      <w:pPr>
        <w:rPr>
          <w:color w:val="538135" w:themeColor="accent6" w:themeShade="BF"/>
          <w:lang w:val="en-US"/>
        </w:rPr>
      </w:pPr>
      <w:r w:rsidRPr="00B4262B">
        <w:rPr>
          <w:color w:val="538135" w:themeColor="accent6" w:themeShade="BF"/>
          <w:lang w:val="en-US"/>
        </w:rPr>
        <w:t xml:space="preserve">“I would like to make an appointment with you for (e.g. </w:t>
      </w:r>
      <w:proofErr w:type="spellStart"/>
      <w:r w:rsidRPr="00B4262B">
        <w:rPr>
          <w:color w:val="538135" w:themeColor="accent6" w:themeShade="BF"/>
          <w:lang w:val="en-US"/>
        </w:rPr>
        <w:t>WebCast</w:t>
      </w:r>
      <w:proofErr w:type="spellEnd"/>
      <w:r w:rsidRPr="00B4262B">
        <w:rPr>
          <w:color w:val="538135" w:themeColor="accent6" w:themeShade="BF"/>
          <w:lang w:val="en-US"/>
        </w:rPr>
        <w:t xml:space="preserve">) topic XY”. </w:t>
      </w:r>
    </w:p>
    <w:p w14:paraId="5B9C1829" w14:textId="77777777" w:rsidR="00B4262B" w:rsidRPr="00B4262B" w:rsidRDefault="00B4262B" w:rsidP="00B4262B">
      <w:pPr>
        <w:rPr>
          <w:lang w:val="en-US"/>
        </w:rPr>
      </w:pPr>
      <w:r w:rsidRPr="00B4262B">
        <w:rPr>
          <w:lang w:val="en-US"/>
        </w:rPr>
        <w:t>(You may already be turned away here. That's not a bad thing, then we'll help someone else. In any case, the cat is out of the bag and everyone knows what the phone call is for and your counterpart can decide how to proceed. If he doesn't say anything, go to the Yes staircase).</w:t>
      </w:r>
    </w:p>
    <w:p w14:paraId="0E57BB15" w14:textId="77777777" w:rsidR="00B4262B" w:rsidRPr="00B4262B" w:rsidRDefault="00B4262B" w:rsidP="00B4262B">
      <w:pPr>
        <w:rPr>
          <w:lang w:val="en-US"/>
        </w:rPr>
      </w:pPr>
      <w:r w:rsidRPr="00B4262B">
        <w:rPr>
          <w:lang w:val="en-US"/>
        </w:rPr>
        <w:t>(Yes staircase)</w:t>
      </w:r>
    </w:p>
    <w:p w14:paraId="50E4D908" w14:textId="77777777" w:rsidR="00B4262B" w:rsidRDefault="00B4262B" w:rsidP="00B4262B">
      <w:pPr>
        <w:rPr>
          <w:lang w:val="en-US"/>
        </w:rPr>
      </w:pPr>
      <w:r w:rsidRPr="00B4262B">
        <w:rPr>
          <w:lang w:val="en-US"/>
        </w:rPr>
        <w:t>Ask a probing question (can also be answered with a “no” - that's fine)</w:t>
      </w:r>
    </w:p>
    <w:p w14:paraId="43BC1CAD" w14:textId="77777777" w:rsidR="003866BC" w:rsidRPr="003866BC" w:rsidRDefault="003866BC" w:rsidP="003866BC">
      <w:pPr>
        <w:rPr>
          <w:color w:val="538135" w:themeColor="accent6" w:themeShade="BF"/>
          <w:lang w:val="en-US"/>
        </w:rPr>
      </w:pPr>
      <w:r w:rsidRPr="003866BC">
        <w:rPr>
          <w:color w:val="538135" w:themeColor="accent6" w:themeShade="BF"/>
          <w:lang w:val="en-US"/>
        </w:rPr>
        <w:t>You:</w:t>
      </w:r>
    </w:p>
    <w:p w14:paraId="25AE4E1E" w14:textId="77777777" w:rsidR="003866BC" w:rsidRDefault="003866BC" w:rsidP="003866BC">
      <w:pPr>
        <w:rPr>
          <w:color w:val="538135" w:themeColor="accent6" w:themeShade="BF"/>
          <w:lang w:val="en-US"/>
        </w:rPr>
      </w:pPr>
      <w:r w:rsidRPr="003866BC">
        <w:rPr>
          <w:color w:val="538135" w:themeColor="accent6" w:themeShade="BF"/>
          <w:lang w:val="en-US"/>
        </w:rPr>
        <w:t xml:space="preserve">“Are you implementing &lt;&lt;the topic&gt;&gt; yet?” </w:t>
      </w:r>
    </w:p>
    <w:p w14:paraId="0AF873A2" w14:textId="77777777" w:rsidR="003866BC" w:rsidRPr="003866BC" w:rsidRDefault="003866BC" w:rsidP="003866BC">
      <w:pPr>
        <w:rPr>
          <w:color w:val="C00000"/>
          <w:lang w:val="en-US"/>
        </w:rPr>
      </w:pPr>
      <w:r w:rsidRPr="003866BC">
        <w:rPr>
          <w:color w:val="C00000"/>
          <w:lang w:val="en-US"/>
        </w:rPr>
        <w:t>Interested party:</w:t>
      </w:r>
    </w:p>
    <w:p w14:paraId="50D17876" w14:textId="7878B5EF" w:rsidR="001120F4" w:rsidRPr="003866BC" w:rsidRDefault="003866BC" w:rsidP="003866BC">
      <w:pPr>
        <w:rPr>
          <w:color w:val="C00000"/>
          <w:lang w:val="en-US"/>
        </w:rPr>
      </w:pPr>
      <w:r w:rsidRPr="003866BC">
        <w:rPr>
          <w:color w:val="C00000"/>
          <w:lang w:val="en-US"/>
        </w:rPr>
        <w:t>“Yes.”</w:t>
      </w:r>
    </w:p>
    <w:p w14:paraId="0391F809" w14:textId="77777777" w:rsidR="003866BC" w:rsidRPr="003866BC" w:rsidRDefault="003866BC" w:rsidP="003866BC">
      <w:pPr>
        <w:rPr>
          <w:color w:val="538135" w:themeColor="accent6" w:themeShade="BF"/>
          <w:lang w:val="en-US"/>
        </w:rPr>
      </w:pPr>
      <w:r w:rsidRPr="003866BC">
        <w:rPr>
          <w:color w:val="538135" w:themeColor="accent6" w:themeShade="BF"/>
          <w:lang w:val="en-US"/>
        </w:rPr>
        <w:t>Yours:</w:t>
      </w:r>
    </w:p>
    <w:p w14:paraId="1E95C75E" w14:textId="11E51217" w:rsidR="00D608B2" w:rsidRPr="003866BC" w:rsidRDefault="003866BC" w:rsidP="003866BC">
      <w:pPr>
        <w:rPr>
          <w:color w:val="538135" w:themeColor="accent6" w:themeShade="BF"/>
          <w:lang w:val="en-US"/>
        </w:rPr>
      </w:pPr>
      <w:r w:rsidRPr="003866BC">
        <w:rPr>
          <w:color w:val="538135" w:themeColor="accent6" w:themeShade="BF"/>
          <w:lang w:val="en-US"/>
        </w:rPr>
        <w:t>“Very good. Then you already know SEEBURGER AG?”</w:t>
      </w:r>
    </w:p>
    <w:p w14:paraId="41D45C41" w14:textId="77777777" w:rsidR="003866BC" w:rsidRPr="003866BC" w:rsidRDefault="003866BC" w:rsidP="003866BC">
      <w:pPr>
        <w:rPr>
          <w:color w:val="C00000"/>
          <w:lang w:val="en-US"/>
        </w:rPr>
      </w:pPr>
      <w:r w:rsidRPr="003866BC">
        <w:rPr>
          <w:color w:val="C00000"/>
          <w:lang w:val="en-US"/>
        </w:rPr>
        <w:t>Interested party:</w:t>
      </w:r>
    </w:p>
    <w:p w14:paraId="00FD2FFD" w14:textId="0AE40E8C" w:rsidR="001120F4" w:rsidRPr="003866BC" w:rsidRDefault="003866BC" w:rsidP="003866BC">
      <w:pPr>
        <w:rPr>
          <w:color w:val="C00000"/>
          <w:lang w:val="en-US"/>
        </w:rPr>
      </w:pPr>
      <w:r w:rsidRPr="003866BC">
        <w:rPr>
          <w:color w:val="C00000"/>
          <w:lang w:val="en-US"/>
        </w:rPr>
        <w:t>“Yes.” Here comes a “No.” Then continue with²</w:t>
      </w:r>
      <w:r w:rsidR="00FF542A" w:rsidRPr="003866BC">
        <w:rPr>
          <w:color w:val="C00000"/>
          <w:lang w:val="en-US"/>
        </w:rPr>
        <w:t>.</w:t>
      </w:r>
    </w:p>
    <w:p w14:paraId="7F63AA74" w14:textId="77777777" w:rsidR="003866BC" w:rsidRPr="003866BC" w:rsidRDefault="003866BC" w:rsidP="003866BC">
      <w:pPr>
        <w:rPr>
          <w:color w:val="538135" w:themeColor="accent6" w:themeShade="BF"/>
          <w:lang w:val="en-US"/>
        </w:rPr>
      </w:pPr>
      <w:r w:rsidRPr="003866BC">
        <w:rPr>
          <w:color w:val="538135" w:themeColor="accent6" w:themeShade="BF"/>
          <w:lang w:val="en-US"/>
        </w:rPr>
        <w:t>Yours:</w:t>
      </w:r>
    </w:p>
    <w:p w14:paraId="40C5B49B" w14:textId="2D8F1AAE" w:rsidR="001120F4" w:rsidRPr="003866BC" w:rsidRDefault="003866BC" w:rsidP="003866BC">
      <w:pPr>
        <w:rPr>
          <w:color w:val="538135" w:themeColor="accent6" w:themeShade="BF"/>
          <w:lang w:val="en-US"/>
        </w:rPr>
      </w:pPr>
      <w:r w:rsidRPr="003866BC">
        <w:rPr>
          <w:color w:val="538135" w:themeColor="accent6" w:themeShade="BF"/>
          <w:lang w:val="en-US"/>
        </w:rPr>
        <w:t>“Are you already familiar with our cloud offerings on the topic of integration?”</w:t>
      </w:r>
    </w:p>
    <w:p w14:paraId="7BAE8598" w14:textId="7964C6B9" w:rsidR="001120F4" w:rsidRPr="003866BC" w:rsidRDefault="003866BC" w:rsidP="00556F40">
      <w:pPr>
        <w:rPr>
          <w:lang w:val="en-US"/>
        </w:rPr>
      </w:pPr>
      <w:r w:rsidRPr="003866BC">
        <w:rPr>
          <w:lang w:val="en-US"/>
        </w:rPr>
        <w:t>If the customer says “no”, we have a chance to surprise them and tell them so:</w:t>
      </w:r>
    </w:p>
    <w:p w14:paraId="161477C4" w14:textId="77777777" w:rsidR="003866BC" w:rsidRPr="003866BC" w:rsidRDefault="003866BC" w:rsidP="003866BC">
      <w:pPr>
        <w:rPr>
          <w:color w:val="538135" w:themeColor="accent6" w:themeShade="BF"/>
          <w:lang w:val="en-US"/>
        </w:rPr>
      </w:pPr>
      <w:r w:rsidRPr="003866BC">
        <w:rPr>
          <w:color w:val="538135" w:themeColor="accent6" w:themeShade="BF"/>
          <w:lang w:val="en-US"/>
        </w:rPr>
        <w:t>Yours:</w:t>
      </w:r>
    </w:p>
    <w:p w14:paraId="753FA004" w14:textId="2A435C5E" w:rsidR="00E81622" w:rsidRPr="003866BC" w:rsidRDefault="003866BC" w:rsidP="003866BC">
      <w:pPr>
        <w:rPr>
          <w:color w:val="538135" w:themeColor="accent6" w:themeShade="BF"/>
          <w:lang w:val="en-US"/>
        </w:rPr>
      </w:pPr>
      <w:r w:rsidRPr="003866BC">
        <w:rPr>
          <w:color w:val="FF0000"/>
          <w:lang w:val="en-US"/>
        </w:rPr>
        <w:t>²"</w:t>
      </w:r>
      <w:r w:rsidRPr="003866BC">
        <w:rPr>
          <w:color w:val="538135" w:themeColor="accent6" w:themeShade="BF"/>
          <w:lang w:val="en-US"/>
        </w:rPr>
        <w:t>Then we should urgently make an appointment.”</w:t>
      </w:r>
    </w:p>
    <w:p w14:paraId="2C1A8564" w14:textId="77777777" w:rsidR="003866BC" w:rsidRDefault="003866BC" w:rsidP="00556F40">
      <w:pPr>
        <w:rPr>
          <w:lang w:val="en-US"/>
        </w:rPr>
      </w:pPr>
      <w:r w:rsidRPr="003866BC">
        <w:rPr>
          <w:lang w:val="en-US"/>
        </w:rPr>
        <w:t>Important! Under no circumstances should you say more than that, otherwise you will catch an objection that you will have to justify again. Don't use explanatory phrases like “...we can discuss topic XY in more detail.” Then the customer will dismiss you. Instead, say right away, almost in one breath:</w:t>
      </w:r>
    </w:p>
    <w:p w14:paraId="1D28622A" w14:textId="77777777" w:rsidR="003866BC" w:rsidRPr="003866BC" w:rsidRDefault="003866BC" w:rsidP="003866BC">
      <w:pPr>
        <w:rPr>
          <w:color w:val="538135" w:themeColor="accent6" w:themeShade="BF"/>
          <w:lang w:val="en-US"/>
        </w:rPr>
      </w:pPr>
      <w:r w:rsidRPr="003866BC">
        <w:rPr>
          <w:color w:val="538135" w:themeColor="accent6" w:themeShade="BF"/>
          <w:lang w:val="en-US"/>
        </w:rPr>
        <w:t>Yours:</w:t>
      </w:r>
    </w:p>
    <w:p w14:paraId="033EB757" w14:textId="314AA21A" w:rsidR="00E81622" w:rsidRPr="003866BC" w:rsidRDefault="003866BC" w:rsidP="003866BC">
      <w:pPr>
        <w:rPr>
          <w:lang w:val="en-US"/>
        </w:rPr>
      </w:pPr>
      <w:r w:rsidRPr="003866BC">
        <w:rPr>
          <w:color w:val="538135" w:themeColor="accent6" w:themeShade="BF"/>
          <w:lang w:val="en-US"/>
        </w:rPr>
        <w:t>“When does it suit you better? I still have day X or Y for you? In the morning or in the afternoon? (Important! You decide the time.)”</w:t>
      </w:r>
    </w:p>
    <w:p w14:paraId="180C3B3B" w14:textId="0AD82838" w:rsidR="00E81622" w:rsidRPr="003866BC" w:rsidRDefault="003866BC" w:rsidP="00556F40">
      <w:pPr>
        <w:rPr>
          <w:lang w:val="en-US"/>
        </w:rPr>
      </w:pPr>
      <w:r w:rsidRPr="003866BC">
        <w:rPr>
          <w:lang w:val="en-US"/>
        </w:rPr>
        <w:lastRenderedPageBreak/>
        <w:t>(Give the remote control to the customer/prospective customer. But please only with two buttons that both suit you. This gives the customer the feeling of having a choice and this makes him feel positive and he no longer thinks about why he didn't actually want an appointment. And you have an appointment that suits you and gives the customer the feeling that you have time for them despite your “tight” schedule).</w:t>
      </w:r>
    </w:p>
    <w:p w14:paraId="284909E0" w14:textId="77777777" w:rsidR="00E81622" w:rsidRPr="003866BC" w:rsidRDefault="00E81622" w:rsidP="00556F40">
      <w:pPr>
        <w:rPr>
          <w:lang w:val="en-US"/>
        </w:rPr>
      </w:pPr>
    </w:p>
    <w:p w14:paraId="150C8CC7" w14:textId="77777777" w:rsidR="001120F4" w:rsidRPr="003866BC" w:rsidRDefault="001120F4" w:rsidP="00556F40">
      <w:pPr>
        <w:rPr>
          <w:lang w:val="en-US"/>
        </w:rPr>
      </w:pPr>
    </w:p>
    <w:p w14:paraId="06D2DCC7" w14:textId="349F267C" w:rsidR="00F15FBA" w:rsidRDefault="003866BC">
      <w:pPr>
        <w:rPr>
          <w:b/>
          <w:bCs/>
          <w:i/>
          <w:iCs/>
          <w:lang w:val="en-US"/>
        </w:rPr>
      </w:pPr>
      <w:r w:rsidRPr="003866BC">
        <w:rPr>
          <w:b/>
          <w:bCs/>
          <w:i/>
          <w:iCs/>
          <w:lang w:val="en-US"/>
        </w:rPr>
        <w:t>This is just the beginning the document will continue to grow when I have the time</w:t>
      </w:r>
    </w:p>
    <w:p w14:paraId="58943996" w14:textId="229EFB1D" w:rsidR="00FC6BAE" w:rsidRDefault="00FC6BAE">
      <w:pPr>
        <w:rPr>
          <w:b/>
          <w:bCs/>
          <w:i/>
          <w:iCs/>
          <w:lang w:val="en-US"/>
        </w:rPr>
      </w:pPr>
    </w:p>
    <w:p w14:paraId="481454C9" w14:textId="2D8B1BA9" w:rsidR="00FC6BAE" w:rsidRDefault="00FC6BAE">
      <w:pPr>
        <w:rPr>
          <w:lang w:val="en-US"/>
        </w:rPr>
      </w:pPr>
      <w:r>
        <w:rPr>
          <w:lang w:val="en-US"/>
        </w:rPr>
        <w:t>From Oliver Call 20/03/2025</w:t>
      </w:r>
    </w:p>
    <w:p w14:paraId="4CB0FCD5" w14:textId="014EC344" w:rsidR="00FC6BAE" w:rsidRDefault="00266C65" w:rsidP="00FC6BAE">
      <w:pPr>
        <w:pStyle w:val="ListParagraph"/>
        <w:numPr>
          <w:ilvl w:val="0"/>
          <w:numId w:val="4"/>
        </w:numPr>
        <w:rPr>
          <w:lang w:val="it-IT"/>
        </w:rPr>
      </w:pPr>
      <w:r w:rsidRPr="00266C65">
        <w:rPr>
          <w:lang w:val="it-IT"/>
        </w:rPr>
        <w:t>Usare I competitor. Partire dall’analisi,</w:t>
      </w:r>
      <w:r>
        <w:rPr>
          <w:lang w:val="it-IT"/>
        </w:rPr>
        <w:t xml:space="preserve"> quindi i pain point e usarli come gancio (per l’EDI ad esempio</w:t>
      </w:r>
    </w:p>
    <w:p w14:paraId="45A5A7FF" w14:textId="49227AA1" w:rsidR="00266C65" w:rsidRDefault="00266C65" w:rsidP="00FC6BAE">
      <w:pPr>
        <w:pStyle w:val="ListParagraph"/>
        <w:numPr>
          <w:ilvl w:val="0"/>
          <w:numId w:val="4"/>
        </w:numPr>
        <w:rPr>
          <w:lang w:val="it-IT"/>
        </w:rPr>
      </w:pPr>
      <w:r>
        <w:rPr>
          <w:lang w:val="it-IT"/>
        </w:rPr>
        <w:t>API: lifecycle dell’API. Hai un API gateway</w:t>
      </w:r>
      <w:r w:rsidR="00805815">
        <w:rPr>
          <w:lang w:val="it-IT"/>
        </w:rPr>
        <w:t>? Lo sai cosa succede se non ce l’hai? Hai una porta aperta. Prenderli per paura</w:t>
      </w:r>
    </w:p>
    <w:p w14:paraId="4AC75B3D" w14:textId="4650DAED" w:rsidR="00805815" w:rsidRDefault="00805815" w:rsidP="00FC6BAE">
      <w:pPr>
        <w:pStyle w:val="ListParagraph"/>
        <w:numPr>
          <w:ilvl w:val="0"/>
          <w:numId w:val="4"/>
        </w:numPr>
        <w:rPr>
          <w:lang w:val="it-IT"/>
        </w:rPr>
      </w:pPr>
      <w:r>
        <w:rPr>
          <w:lang w:val="it-IT"/>
        </w:rPr>
        <w:t>Chiamare qualcuno di cui non hai info solo se lo vuoi invitare a qualche evento</w:t>
      </w:r>
    </w:p>
    <w:p w14:paraId="26EB927C" w14:textId="4EC7984C" w:rsidR="00805815" w:rsidRDefault="00805815" w:rsidP="00805815">
      <w:pPr>
        <w:rPr>
          <w:lang w:val="it-IT"/>
        </w:rPr>
      </w:pPr>
      <w:r>
        <w:rPr>
          <w:lang w:val="it-IT"/>
        </w:rPr>
        <w:t>USARE SEMPRE UN GANCIO</w:t>
      </w:r>
    </w:p>
    <w:p w14:paraId="5A2A6D48" w14:textId="6CD45F46" w:rsidR="0033184E" w:rsidRDefault="0033184E" w:rsidP="00805815">
      <w:pPr>
        <w:rPr>
          <w:lang w:val="it-IT"/>
        </w:rPr>
      </w:pPr>
    </w:p>
    <w:p w14:paraId="2A57F7A4" w14:textId="306748DE" w:rsidR="0033184E" w:rsidRPr="004B2598" w:rsidRDefault="0033184E" w:rsidP="00805815">
      <w:pPr>
        <w:rPr>
          <w:b/>
          <w:bCs/>
          <w:lang w:val="it-IT"/>
        </w:rPr>
      </w:pPr>
      <w:proofErr w:type="spellStart"/>
      <w:r w:rsidRPr="004B2598">
        <w:rPr>
          <w:b/>
          <w:bCs/>
          <w:lang w:val="it-IT"/>
        </w:rPr>
        <w:t>Aalan</w:t>
      </w:r>
      <w:proofErr w:type="spellEnd"/>
      <w:r w:rsidRPr="004B2598">
        <w:rPr>
          <w:b/>
          <w:bCs/>
          <w:lang w:val="it-IT"/>
        </w:rPr>
        <w:t xml:space="preserve"> </w:t>
      </w:r>
      <w:proofErr w:type="spellStart"/>
      <w:r w:rsidRPr="004B2598">
        <w:rPr>
          <w:b/>
          <w:bCs/>
          <w:lang w:val="it-IT"/>
        </w:rPr>
        <w:t>Ruchtein</w:t>
      </w:r>
      <w:proofErr w:type="spellEnd"/>
      <w:r w:rsidRPr="004B2598">
        <w:rPr>
          <w:b/>
          <w:bCs/>
          <w:lang w:val="it-IT"/>
        </w:rPr>
        <w:t xml:space="preserve"> - </w:t>
      </w:r>
      <w:hyperlink r:id="rId8" w:history="1">
        <w:r w:rsidRPr="004B2598">
          <w:rPr>
            <w:rStyle w:val="Hyperlink"/>
            <w:lang w:val="it-IT"/>
          </w:rPr>
          <w:t>https://www.linkedin.com/posts/alanruchtein_no-wonder-your-cold-emails-arent-landing-activity-7314987865447325696-NWby?utm_source=share&amp;utm_medium=member_desktop&amp;rcm=ACoAABR6GCcBhQFYMJOP-YvG8dFomZ3wH0YkopY</w:t>
        </w:r>
      </w:hyperlink>
      <w:r w:rsidRPr="004B2598">
        <w:rPr>
          <w:lang w:val="it-IT"/>
        </w:rPr>
        <w:t xml:space="preserve"> </w:t>
      </w:r>
    </w:p>
    <w:p w14:paraId="44933961" w14:textId="77777777" w:rsidR="0033184E" w:rsidRDefault="0033184E" w:rsidP="00805815">
      <w:pPr>
        <w:rPr>
          <w:rFonts w:ascii="Cambria Math" w:hAnsi="Cambria Math" w:cs="Cambria Math"/>
          <w:sz w:val="21"/>
          <w:szCs w:val="21"/>
          <w:shd w:val="clear" w:color="auto" w:fill="FFFFFF"/>
        </w:rPr>
      </w:pP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wonder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cold </w:t>
      </w:r>
      <w:proofErr w:type="spellStart"/>
      <w:r>
        <w:rPr>
          <w:rFonts w:ascii="Segoe UI" w:hAnsi="Segoe UI" w:cs="Segoe UI"/>
          <w:sz w:val="21"/>
          <w:szCs w:val="21"/>
          <w:shd w:val="clear" w:color="auto" w:fill="FFFFFF"/>
        </w:rPr>
        <w:t>emails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landing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meetings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Here’s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fix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w:t>
      </w:r>
      <w:proofErr w:type="spellEnd"/>
      <w:r>
        <w:rPr>
          <w:rFonts w:ascii="Segoe UI" w:hAnsi="Segoe UI" w:cs="Segoe UI"/>
          <w:sz w:val="21"/>
          <w:szCs w:val="21"/>
          <w:shd w:val="clear" w:color="auto" w:fill="FFFFFF"/>
        </w:rPr>
        <w:t xml:space="preserve"> (email </w:t>
      </w:r>
      <w:proofErr w:type="spellStart"/>
      <w:r>
        <w:rPr>
          <w:rFonts w:ascii="Segoe UI" w:hAnsi="Segoe UI" w:cs="Segoe UI"/>
          <w:sz w:val="21"/>
          <w:szCs w:val="21"/>
          <w:shd w:val="clear" w:color="auto" w:fill="FFFFFF"/>
        </w:rPr>
        <w:t>example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included</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unique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clear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ask</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Start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a strong WHY.</w:t>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Stay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under</w:t>
      </w:r>
      <w:proofErr w:type="spellEnd"/>
      <w:r>
        <w:rPr>
          <w:rFonts w:ascii="Segoe UI" w:hAnsi="Segoe UI" w:cs="Segoe UI"/>
          <w:sz w:val="21"/>
          <w:szCs w:val="21"/>
          <w:shd w:val="clear" w:color="auto" w:fill="FFFFFF"/>
        </w:rPr>
        <w:t xml:space="preserve"> 70 </w:t>
      </w:r>
      <w:proofErr w:type="spellStart"/>
      <w:r>
        <w:rPr>
          <w:rFonts w:ascii="Segoe UI" w:hAnsi="Segoe UI" w:cs="Segoe UI"/>
          <w:sz w:val="21"/>
          <w:szCs w:val="21"/>
          <w:shd w:val="clear" w:color="auto" w:fill="FFFFFF"/>
        </w:rPr>
        <w:t>words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long</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Pitch </w:t>
      </w:r>
      <w:proofErr w:type="spellStart"/>
      <w:r>
        <w:rPr>
          <w:rFonts w:ascii="Segoe UI" w:hAnsi="Segoe UI" w:cs="Segoe UI"/>
          <w:sz w:val="21"/>
          <w:szCs w:val="21"/>
          <w:shd w:val="clear" w:color="auto" w:fill="FFFFFF"/>
        </w:rPr>
        <w:t>solutions</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products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End </w:t>
      </w:r>
      <w:proofErr w:type="spellStart"/>
      <w:r>
        <w:rPr>
          <w:rFonts w:ascii="Segoe UI" w:hAnsi="Segoe UI" w:cs="Segoe UI"/>
          <w:sz w:val="21"/>
          <w:szCs w:val="21"/>
          <w:shd w:val="clear" w:color="auto" w:fill="FFFFFF"/>
        </w:rPr>
        <w:t>decisively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skip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Thanks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Relevance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cuts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through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noise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Use social </w:t>
      </w:r>
      <w:proofErr w:type="spellStart"/>
      <w:r>
        <w:rPr>
          <w:rFonts w:ascii="Segoe UI" w:hAnsi="Segoe UI" w:cs="Segoe UI"/>
          <w:sz w:val="21"/>
          <w:szCs w:val="21"/>
          <w:shd w:val="clear" w:color="auto" w:fill="FFFFFF"/>
        </w:rPr>
        <w:t>proof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build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trust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Write </w:t>
      </w:r>
      <w:proofErr w:type="spellStart"/>
      <w:r>
        <w:rPr>
          <w:rFonts w:ascii="Segoe UI" w:hAnsi="Segoe UI" w:cs="Segoe UI"/>
          <w:sz w:val="21"/>
          <w:szCs w:val="21"/>
          <w:shd w:val="clear" w:color="auto" w:fill="FFFFFF"/>
        </w:rPr>
        <w:t>clear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skimmable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Interrupt </w:t>
      </w:r>
      <w:proofErr w:type="spellStart"/>
      <w:r>
        <w:rPr>
          <w:rFonts w:ascii="Segoe UI" w:hAnsi="Segoe UI" w:cs="Segoe UI"/>
          <w:sz w:val="21"/>
          <w:szCs w:val="21"/>
          <w:shd w:val="clear" w:color="auto" w:fill="FFFFFF"/>
        </w:rPr>
        <w:t>copywriting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pattern</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Speak</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goals</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features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Interest </w:t>
      </w:r>
      <w:proofErr w:type="spellStart"/>
      <w:r>
        <w:rPr>
          <w:rFonts w:ascii="Segoe UI" w:hAnsi="Segoe UI" w:cs="Segoe UI"/>
          <w:sz w:val="21"/>
          <w:szCs w:val="21"/>
          <w:shd w:val="clear" w:color="auto" w:fill="FFFFFF"/>
        </w:rPr>
        <w:t>calls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drive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replies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Ditch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buzzwords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language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 </w:t>
      </w:r>
      <w:proofErr w:type="spellStart"/>
      <w:r>
        <w:rPr>
          <w:rFonts w:ascii="Segoe UI" w:hAnsi="Segoe UI" w:cs="Segoe UI"/>
          <w:sz w:val="21"/>
          <w:szCs w:val="21"/>
          <w:shd w:val="clear" w:color="auto" w:fill="FFFFFF"/>
        </w:rPr>
        <w:t>Subject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lines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make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or</w:t>
      </w:r>
      <w:proofErr w:type="spellEnd"/>
      <w:r>
        <w:rPr>
          <w:rFonts w:ascii="Segoe UI" w:hAnsi="Segoe UI" w:cs="Segoe UI"/>
          <w:sz w:val="21"/>
          <w:szCs w:val="21"/>
          <w:shd w:val="clear" w:color="auto" w:fill="FFFFFF"/>
        </w:rPr>
        <w:t xml:space="preserve"> break open </w:t>
      </w:r>
      <w:proofErr w:type="spellStart"/>
      <w:r>
        <w:rPr>
          <w:rFonts w:ascii="Segoe UI" w:hAnsi="Segoe UI" w:cs="Segoe UI"/>
          <w:sz w:val="21"/>
          <w:szCs w:val="21"/>
          <w:shd w:val="clear" w:color="auto" w:fill="FFFFFF"/>
        </w:rPr>
        <w:t>rates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
    <w:p w14:paraId="11E92564" w14:textId="77777777" w:rsidR="0033184E" w:rsidRDefault="0033184E" w:rsidP="00805815">
      <w:pPr>
        <w:rPr>
          <w:rFonts w:ascii="Cambria Math" w:hAnsi="Cambria Math" w:cs="Cambria Math"/>
          <w:sz w:val="21"/>
          <w:szCs w:val="21"/>
          <w:shd w:val="clear" w:color="auto" w:fill="FFFFFF"/>
        </w:rPr>
      </w:pPr>
    </w:p>
    <w:p w14:paraId="6C972F92" w14:textId="7A7535AE" w:rsidR="00C66237" w:rsidRDefault="0033184E" w:rsidP="00805815">
      <w:pPr>
        <w:rPr>
          <w:rFonts w:ascii="Segoe UI" w:hAnsi="Segoe UI" w:cs="Segoe UI"/>
          <w:sz w:val="21"/>
          <w:szCs w:val="21"/>
          <w:shd w:val="clear" w:color="auto" w:fill="FFFFFF"/>
        </w:rPr>
      </w:pPr>
      <w:r>
        <w:rPr>
          <w:rFonts w:ascii="Cambria Math" w:hAnsi="Cambria Math" w:cs="Cambria Math"/>
          <w:sz w:val="21"/>
          <w:szCs w:val="21"/>
          <w:shd w:val="clear" w:color="auto" w:fill="FFFFFF"/>
        </w:rPr>
        <w:lastRenderedPageBreak/>
        <w:t>𝗨𝘀𝗲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𝘁𝗵𝗶𝘀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𝗳𝗿𝗮𝗺𝗲𝘄𝗼𝗿𝗸</w:t>
      </w:r>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1. Trigger</w:t>
      </w:r>
      <w:r>
        <w:rPr>
          <w:rFonts w:ascii="Segoe UI" w:hAnsi="Segoe UI" w:cs="Segoe UI"/>
          <w:sz w:val="21"/>
          <w:szCs w:val="21"/>
          <w:shd w:val="clear" w:color="auto" w:fill="FFFFFF"/>
        </w:rPr>
        <w:br/>
        <w:t>2. Process + Pain Agitation</w:t>
      </w:r>
      <w:r>
        <w:rPr>
          <w:rFonts w:ascii="Segoe UI" w:hAnsi="Segoe UI" w:cs="Segoe UI"/>
          <w:sz w:val="21"/>
          <w:szCs w:val="21"/>
          <w:shd w:val="clear" w:color="auto" w:fill="FFFFFF"/>
        </w:rPr>
        <w:br/>
        <w:t xml:space="preserve">3. </w:t>
      </w:r>
      <w:proofErr w:type="spellStart"/>
      <w:r>
        <w:rPr>
          <w:rFonts w:ascii="Segoe UI" w:hAnsi="Segoe UI" w:cs="Segoe UI"/>
          <w:sz w:val="21"/>
          <w:szCs w:val="21"/>
          <w:shd w:val="clear" w:color="auto" w:fill="FFFFFF"/>
        </w:rPr>
        <w:t>Social</w:t>
      </w:r>
      <w:proofErr w:type="spellEnd"/>
      <w:r>
        <w:rPr>
          <w:rFonts w:ascii="Segoe UI" w:hAnsi="Segoe UI" w:cs="Segoe UI"/>
          <w:sz w:val="21"/>
          <w:szCs w:val="21"/>
          <w:shd w:val="clear" w:color="auto" w:fill="FFFFFF"/>
        </w:rPr>
        <w:t xml:space="preserve"> Proof</w:t>
      </w:r>
      <w:r>
        <w:rPr>
          <w:rFonts w:ascii="Segoe UI" w:hAnsi="Segoe UI" w:cs="Segoe UI"/>
          <w:sz w:val="21"/>
          <w:szCs w:val="21"/>
          <w:shd w:val="clear" w:color="auto" w:fill="FFFFFF"/>
        </w:rPr>
        <w:br/>
        <w:t xml:space="preserve">4. Soft, </w:t>
      </w:r>
      <w:proofErr w:type="spellStart"/>
      <w:r>
        <w:rPr>
          <w:rFonts w:ascii="Segoe UI" w:hAnsi="Segoe UI" w:cs="Segoe UI"/>
          <w:sz w:val="21"/>
          <w:szCs w:val="21"/>
          <w:shd w:val="clear" w:color="auto" w:fill="FFFFFF"/>
        </w:rPr>
        <w:t>interest-based</w:t>
      </w:r>
      <w:proofErr w:type="spellEnd"/>
      <w:r>
        <w:rPr>
          <w:rFonts w:ascii="Segoe UI" w:hAnsi="Segoe UI" w:cs="Segoe UI"/>
          <w:sz w:val="21"/>
          <w:szCs w:val="21"/>
          <w:shd w:val="clear" w:color="auto" w:fill="FFFFFF"/>
        </w:rPr>
        <w:t xml:space="preserve"> CTA</w:t>
      </w:r>
      <w:r>
        <w:rPr>
          <w:rFonts w:ascii="Segoe UI" w:hAnsi="Segoe UI" w:cs="Segoe UI"/>
          <w:sz w:val="21"/>
          <w:szCs w:val="21"/>
          <w:shd w:val="clear" w:color="auto" w:fill="FFFFFF"/>
        </w:rPr>
        <w:br/>
      </w:r>
      <w:r>
        <w:rPr>
          <w:rFonts w:ascii="Cambria Math" w:hAnsi="Cambria Math" w:cs="Cambria Math"/>
          <w:sz w:val="21"/>
          <w:szCs w:val="21"/>
          <w:shd w:val="clear" w:color="auto" w:fill="FFFFFF"/>
        </w:rPr>
        <w:t>𝗘𝘅𝗮𝗺𝗽𝗹𝗲</w:t>
      </w:r>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w:t>
      </w:r>
      <w:proofErr w:type="spellStart"/>
      <w:r>
        <w:rPr>
          <w:rFonts w:ascii="Segoe UI" w:hAnsi="Segoe UI" w:cs="Segoe UI"/>
          <w:sz w:val="21"/>
          <w:szCs w:val="21"/>
          <w:shd w:val="clear" w:color="auto" w:fill="FFFFFF"/>
        </w:rPr>
        <w:t>subject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onboarding</w:t>
      </w:r>
      <w:proofErr w:type="spellEnd"/>
      <w:r>
        <w:rPr>
          <w:rFonts w:ascii="Segoe UI" w:hAnsi="Segoe UI" w:cs="Segoe UI"/>
          <w:sz w:val="21"/>
          <w:szCs w:val="21"/>
          <w:shd w:val="clear" w:color="auto" w:fill="FFFFFF"/>
        </w:rPr>
        <w:br/>
      </w:r>
      <w:r>
        <w:rPr>
          <w:rFonts w:ascii="Segoe UI" w:hAnsi="Segoe UI" w:cs="Segoe UI"/>
          <w:sz w:val="21"/>
          <w:szCs w:val="21"/>
          <w:shd w:val="clear" w:color="auto" w:fill="FFFFFF"/>
        </w:rPr>
        <w:br/>
        <w:t>Hi [</w:t>
      </w:r>
      <w:proofErr w:type="spellStart"/>
      <w:r>
        <w:rPr>
          <w:rFonts w:ascii="Segoe UI" w:hAnsi="Segoe UI" w:cs="Segoe UI"/>
          <w:sz w:val="21"/>
          <w:szCs w:val="21"/>
          <w:shd w:val="clear" w:color="auto" w:fill="FFFFFF"/>
        </w:rPr>
        <w:t>name</w:t>
      </w:r>
      <w:proofErr w:type="spell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saw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hiring</w:t>
      </w:r>
      <w:proofErr w:type="spellEnd"/>
      <w:r>
        <w:rPr>
          <w:rFonts w:ascii="Segoe UI" w:hAnsi="Segoe UI" w:cs="Segoe UI"/>
          <w:sz w:val="21"/>
          <w:szCs w:val="21"/>
          <w:shd w:val="clear" w:color="auto" w:fill="FFFFFF"/>
        </w:rPr>
        <w:t xml:space="preserve"> 3 SDRs. </w:t>
      </w:r>
      <w:proofErr w:type="spellStart"/>
      <w:r>
        <w:rPr>
          <w:rFonts w:ascii="Segoe UI" w:hAnsi="Segoe UI" w:cs="Segoe UI"/>
          <w:sz w:val="21"/>
          <w:szCs w:val="21"/>
          <w:shd w:val="clear" w:color="auto" w:fill="FFFFFF"/>
        </w:rPr>
        <w:t>Thought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might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looking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ways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optimize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onboarding</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Typically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hiring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means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longer</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more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complex</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ramp-up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processes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Meaning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extra </w:t>
      </w:r>
      <w:proofErr w:type="spellStart"/>
      <w:r>
        <w:rPr>
          <w:rFonts w:ascii="Segoe UI" w:hAnsi="Segoe UI" w:cs="Segoe UI"/>
          <w:sz w:val="21"/>
          <w:szCs w:val="21"/>
          <w:shd w:val="clear" w:color="auto" w:fill="FFFFFF"/>
        </w:rPr>
        <w:t>month</w:t>
      </w:r>
      <w:proofErr w:type="spellEnd"/>
      <w:r>
        <w:rPr>
          <w:rFonts w:ascii="Segoe UI" w:hAnsi="Segoe UI" w:cs="Segoe UI"/>
          <w:sz w:val="21"/>
          <w:szCs w:val="21"/>
          <w:shd w:val="clear" w:color="auto" w:fill="FFFFFF"/>
        </w:rPr>
        <w:t xml:space="preserve"> an SDR </w:t>
      </w:r>
      <w:proofErr w:type="spellStart"/>
      <w:r>
        <w:rPr>
          <w:rFonts w:ascii="Segoe UI" w:hAnsi="Segoe UI" w:cs="Segoe UI"/>
          <w:sz w:val="21"/>
          <w:szCs w:val="21"/>
          <w:shd w:val="clear" w:color="auto" w:fill="FFFFFF"/>
        </w:rPr>
        <w:t>takes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ramp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lost </w:t>
      </w:r>
      <w:proofErr w:type="spellStart"/>
      <w:r>
        <w:rPr>
          <w:rFonts w:ascii="Segoe UI" w:hAnsi="Segoe UI" w:cs="Segoe UI"/>
          <w:sz w:val="21"/>
          <w:szCs w:val="21"/>
          <w:shd w:val="clear" w:color="auto" w:fill="FFFFFF"/>
        </w:rPr>
        <w:t>revenue</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missed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pipeline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ACME </w:t>
      </w:r>
      <w:proofErr w:type="spellStart"/>
      <w:r>
        <w:rPr>
          <w:rFonts w:ascii="Segoe UI" w:hAnsi="Segoe UI" w:cs="Segoe UI"/>
          <w:sz w:val="21"/>
          <w:szCs w:val="21"/>
          <w:shd w:val="clear" w:color="auto" w:fill="FFFFFF"/>
        </w:rPr>
        <w:t>reduced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4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2 </w:t>
      </w:r>
      <w:proofErr w:type="spellStart"/>
      <w:r>
        <w:rPr>
          <w:rFonts w:ascii="Segoe UI" w:hAnsi="Segoe UI" w:cs="Segoe UI"/>
          <w:sz w:val="21"/>
          <w:szCs w:val="21"/>
          <w:shd w:val="clear" w:color="auto" w:fill="FFFFFF"/>
        </w:rPr>
        <w:t>months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ramp-up</w:t>
      </w:r>
      <w:proofErr w:type="spellEnd"/>
      <w:r>
        <w:rPr>
          <w:rFonts w:ascii="Segoe UI" w:hAnsi="Segoe UI" w:cs="Segoe UI"/>
          <w:sz w:val="21"/>
          <w:szCs w:val="21"/>
          <w:shd w:val="clear" w:color="auto" w:fill="FFFFFF"/>
        </w:rPr>
        <w:t xml:space="preserve"> process in 90 </w:t>
      </w:r>
      <w:proofErr w:type="spellStart"/>
      <w:r>
        <w:rPr>
          <w:rFonts w:ascii="Segoe UI" w:hAnsi="Segoe UI" w:cs="Segoe UI"/>
          <w:sz w:val="21"/>
          <w:szCs w:val="21"/>
          <w:shd w:val="clear" w:color="auto" w:fill="FFFFFF"/>
        </w:rPr>
        <w:t>days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working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together</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help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same </w:t>
      </w:r>
      <w:proofErr w:type="spellStart"/>
      <w:r>
        <w:rPr>
          <w:rFonts w:ascii="Segoe UI" w:hAnsi="Segoe UI" w:cs="Segoe UI"/>
          <w:sz w:val="21"/>
          <w:szCs w:val="21"/>
          <w:shd w:val="clear" w:color="auto" w:fill="FFFFFF"/>
        </w:rPr>
        <w:t>results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would</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worth</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chat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r w:rsidR="00C66237">
        <w:rPr>
          <w:rFonts w:ascii="Segoe UI" w:hAnsi="Segoe UI" w:cs="Segoe UI"/>
          <w:sz w:val="21"/>
          <w:szCs w:val="21"/>
          <w:shd w:val="clear" w:color="auto" w:fill="FFFFFF"/>
        </w:rPr>
        <w:t>_____________</w:t>
      </w:r>
    </w:p>
    <w:p w14:paraId="7D99516A" w14:textId="7DD53D6D" w:rsidR="00C66237" w:rsidRDefault="00C66237" w:rsidP="00805815">
      <w:pPr>
        <w:rPr>
          <w:rFonts w:ascii="Segoe UI" w:hAnsi="Segoe UI" w:cs="Segoe UI"/>
          <w:sz w:val="21"/>
          <w:szCs w:val="21"/>
          <w:shd w:val="clear" w:color="auto" w:fill="FFFFFF"/>
        </w:rPr>
      </w:pPr>
    </w:p>
    <w:p w14:paraId="78A26A6B" w14:textId="2844DF5E" w:rsidR="00C66237" w:rsidRDefault="00154294" w:rsidP="00805815">
      <w:pPr>
        <w:rPr>
          <w:rFonts w:ascii="Segoe UI" w:hAnsi="Segoe UI" w:cs="Segoe UI"/>
          <w:sz w:val="21"/>
          <w:szCs w:val="21"/>
          <w:shd w:val="clear" w:color="auto" w:fill="FFFFFF"/>
        </w:rPr>
      </w:pPr>
      <w:hyperlink r:id="rId9" w:history="1">
        <w:r w:rsidR="00C66237" w:rsidRPr="00185BFA">
          <w:rPr>
            <w:rStyle w:val="Hyperlink"/>
            <w:rFonts w:ascii="Segoe UI" w:hAnsi="Segoe UI" w:cs="Segoe UI"/>
            <w:sz w:val="21"/>
            <w:szCs w:val="21"/>
            <w:shd w:val="clear" w:color="auto" w:fill="FFFFFF"/>
          </w:rPr>
          <w:t>https://www.linkedin.com/posts/quotaleague_i-get-a-55-response-rate-on-linkedin-dms-activity-7314980309991632897-deOR?utm_source=share&amp;utm_medium=member_desktop&amp;rcm=ACoAABR6GCcBhQFYMJOP-YvG8dFomZ3wH0YkopY</w:t>
        </w:r>
      </w:hyperlink>
    </w:p>
    <w:p w14:paraId="5CD034F0" w14:textId="08A92A76" w:rsidR="00C66237" w:rsidRDefault="00C66237" w:rsidP="00805815">
      <w:pPr>
        <w:rPr>
          <w:rFonts w:ascii="Segoe UI" w:hAnsi="Segoe UI" w:cs="Segoe UI"/>
          <w:sz w:val="21"/>
          <w:szCs w:val="21"/>
          <w:shd w:val="clear" w:color="auto" w:fill="FFFFFF"/>
        </w:rPr>
      </w:pPr>
    </w:p>
    <w:p w14:paraId="5CCE9BA6" w14:textId="201B4390" w:rsidR="00C66237" w:rsidRDefault="00C66237" w:rsidP="00805815">
      <w:pPr>
        <w:rPr>
          <w:rFonts w:ascii="Segoe UI" w:hAnsi="Segoe UI" w:cs="Segoe UI"/>
          <w:sz w:val="21"/>
          <w:szCs w:val="21"/>
          <w:shd w:val="clear" w:color="auto" w:fill="FFFFFF"/>
        </w:rPr>
      </w:pPr>
      <w:r>
        <w:rPr>
          <w:rFonts w:ascii="Segoe UI" w:hAnsi="Segoe UI" w:cs="Segoe UI"/>
          <w:sz w:val="21"/>
          <w:szCs w:val="21"/>
          <w:shd w:val="clear" w:color="auto" w:fill="FFFFFF"/>
        </w:rPr>
        <w:t xml:space="preserve">I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a 55% </w:t>
      </w:r>
      <w:proofErr w:type="spellStart"/>
      <w:r>
        <w:rPr>
          <w:rFonts w:ascii="Segoe UI" w:hAnsi="Segoe UI" w:cs="Segoe UI"/>
          <w:sz w:val="21"/>
          <w:szCs w:val="21"/>
          <w:shd w:val="clear" w:color="auto" w:fill="FFFFFF"/>
        </w:rPr>
        <w:t>response</w:t>
      </w:r>
      <w:proofErr w:type="spellEnd"/>
      <w:r>
        <w:rPr>
          <w:rFonts w:ascii="Segoe UI" w:hAnsi="Segoe UI" w:cs="Segoe UI"/>
          <w:sz w:val="21"/>
          <w:szCs w:val="21"/>
          <w:shd w:val="clear" w:color="auto" w:fill="FFFFFF"/>
        </w:rPr>
        <w:t xml:space="preserve"> rate on LinkedIn DMs.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5 </w:t>
      </w:r>
      <w:proofErr w:type="spellStart"/>
      <w:r>
        <w:rPr>
          <w:rFonts w:ascii="Segoe UI" w:hAnsi="Segoe UI" w:cs="Segoe UI"/>
          <w:sz w:val="21"/>
          <w:szCs w:val="21"/>
          <w:shd w:val="clear" w:color="auto" w:fill="FFFFFF"/>
        </w:rPr>
        <w:t>steps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same: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 </w:t>
      </w:r>
      <w:r>
        <w:rPr>
          <w:rFonts w:ascii="Cambria Math" w:hAnsi="Cambria Math" w:cs="Cambria Math"/>
          <w:sz w:val="21"/>
          <w:szCs w:val="21"/>
          <w:shd w:val="clear" w:color="auto" w:fill="FFFFFF"/>
        </w:rPr>
        <w:t>𝗗𝗮𝗶𝗹𝘆</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𝗰𝗼𝗻𝘁𝗲𝗻𝘁</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𝗰𝗿𝗲𝗮𝘁𝗲𝘀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𝗮𝘄𝗮𝗿𝗲𝗻𝗲𝘀𝘀</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seen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by</w:t>
      </w:r>
      <w:proofErr w:type="spellEnd"/>
      <w:r>
        <w:rPr>
          <w:rFonts w:ascii="Segoe UI" w:hAnsi="Segoe UI" w:cs="Segoe UI"/>
          <w:sz w:val="21"/>
          <w:szCs w:val="21"/>
          <w:shd w:val="clear" w:color="auto" w:fill="FFFFFF"/>
        </w:rPr>
        <w:t xml:space="preserve"> 50,000+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daily</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written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ideal prospect &amp; </w:t>
      </w:r>
      <w:proofErr w:type="spellStart"/>
      <w:r>
        <w:rPr>
          <w:rFonts w:ascii="Segoe UI" w:hAnsi="Segoe UI" w:cs="Segoe UI"/>
          <w:sz w:val="21"/>
          <w:szCs w:val="21"/>
          <w:shd w:val="clear" w:color="auto" w:fill="FFFFFF"/>
        </w:rPr>
        <w:t>buyer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persona</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I </w:t>
      </w:r>
      <w:proofErr w:type="spellStart"/>
      <w:r>
        <w:rPr>
          <w:rFonts w:ascii="Segoe UI" w:hAnsi="Segoe UI" w:cs="Segoe UI"/>
          <w:sz w:val="21"/>
          <w:szCs w:val="21"/>
          <w:shd w:val="clear" w:color="auto" w:fill="FFFFFF"/>
        </w:rPr>
        <w:t>don’t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find </w:t>
      </w:r>
      <w:proofErr w:type="spellStart"/>
      <w:r>
        <w:rPr>
          <w:rFonts w:ascii="Segoe UI" w:hAnsi="Segoe UI" w:cs="Segoe UI"/>
          <w:sz w:val="21"/>
          <w:szCs w:val="21"/>
          <w:shd w:val="clear" w:color="auto" w:fill="FFFFFF"/>
        </w:rPr>
        <w:t>clients</w:t>
      </w:r>
      <w:proofErr w:type="spellEnd"/>
      <w:r>
        <w:rPr>
          <w:rFonts w:ascii="Segoe UI" w:hAnsi="Segoe UI" w:cs="Segoe UI"/>
          <w:sz w:val="21"/>
          <w:szCs w:val="21"/>
          <w:shd w:val="clear" w:color="auto" w:fill="FFFFFF"/>
        </w:rPr>
        <w:t xml:space="preserve"> - THEY find ME.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2. </w:t>
      </w:r>
      <w:r>
        <w:rPr>
          <w:rFonts w:ascii="Cambria Math" w:hAnsi="Cambria Math" w:cs="Cambria Math"/>
          <w:sz w:val="21"/>
          <w:szCs w:val="21"/>
          <w:shd w:val="clear" w:color="auto" w:fill="FFFFFF"/>
        </w:rPr>
        <w:t>𝗢𝗽𝘁𝗶𝗺𝗶𝘀𝗲𝗱</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𝗽𝗿𝗼𝗳𝗶𝗹𝗲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𝘀𝗽𝗮𝗿𝗸𝘀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𝗶𝗻𝘁𝗲𝗿𝗲𝘀𝘁</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works</w:t>
      </w:r>
      <w:proofErr w:type="spellEnd"/>
      <w:r>
        <w:rPr>
          <w:rFonts w:ascii="Segoe UI" w:hAnsi="Segoe UI" w:cs="Segoe UI"/>
          <w:sz w:val="21"/>
          <w:szCs w:val="21"/>
          <w:shd w:val="clear" w:color="auto" w:fill="FFFFFF"/>
        </w:rPr>
        <w:t xml:space="preserve"> like a </w:t>
      </w:r>
      <w:proofErr w:type="spellStart"/>
      <w:r>
        <w:rPr>
          <w:rFonts w:ascii="Segoe UI" w:hAnsi="Segoe UI" w:cs="Segoe UI"/>
          <w:sz w:val="21"/>
          <w:szCs w:val="21"/>
          <w:shd w:val="clear" w:color="auto" w:fill="FFFFFF"/>
        </w:rPr>
        <w:t>landing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page</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crystal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clear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who</w:t>
      </w:r>
      <w:proofErr w:type="spellEnd"/>
      <w:r>
        <w:rPr>
          <w:rFonts w:ascii="Segoe UI" w:hAnsi="Segoe UI" w:cs="Segoe UI"/>
          <w:sz w:val="21"/>
          <w:szCs w:val="21"/>
          <w:shd w:val="clear" w:color="auto" w:fill="FFFFFF"/>
        </w:rPr>
        <w:t xml:space="preserve"> I </w:t>
      </w:r>
      <w:proofErr w:type="spellStart"/>
      <w:r>
        <w:rPr>
          <w:rFonts w:ascii="Segoe UI" w:hAnsi="Segoe UI" w:cs="Segoe UI"/>
          <w:sz w:val="21"/>
          <w:szCs w:val="21"/>
          <w:shd w:val="clear" w:color="auto" w:fill="FFFFFF"/>
        </w:rPr>
        <w:t>help</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I monitor all 200-250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views</w:t>
      </w:r>
      <w:proofErr w:type="spellEnd"/>
      <w:r>
        <w:rPr>
          <w:rFonts w:ascii="Segoe UI" w:hAnsi="Segoe UI" w:cs="Segoe UI"/>
          <w:sz w:val="21"/>
          <w:szCs w:val="21"/>
          <w:shd w:val="clear" w:color="auto" w:fill="FFFFFF"/>
        </w:rPr>
        <w:t xml:space="preserve"> DAILY.</w:t>
      </w:r>
      <w:r>
        <w:rPr>
          <w:rFonts w:ascii="Segoe UI" w:hAnsi="Segoe UI" w:cs="Segoe UI"/>
          <w:sz w:val="21"/>
          <w:szCs w:val="21"/>
          <w:shd w:val="clear" w:color="auto" w:fill="FFFFFF"/>
        </w:rPr>
        <w:br/>
      </w:r>
      <w:r>
        <w:rPr>
          <w:rFonts w:ascii="Segoe UI" w:hAnsi="Segoe UI" w:cs="Segoe UI"/>
          <w:sz w:val="21"/>
          <w:szCs w:val="21"/>
          <w:shd w:val="clear" w:color="auto" w:fill="FFFFFF"/>
        </w:rPr>
        <w:br/>
        <w:t>3. (</w:t>
      </w:r>
      <w:r>
        <w:rPr>
          <w:rFonts w:ascii="Cambria Math" w:hAnsi="Cambria Math" w:cs="Cambria Math"/>
          <w:sz w:val="21"/>
          <w:szCs w:val="21"/>
          <w:shd w:val="clear" w:color="auto" w:fill="FFFFFF"/>
        </w:rPr>
        <w:t>𝗕𝗹𝗮𝗻𝗸</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𝗰𝗼𝗻𝗻𝗲𝗰𝘁𝗶𝗼𝗻</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𝗿𝗲𝗾𝘂𝗲𝘀𝘁</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𝗯𝘂𝗶𝗹𝗱𝘀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𝗰𝘂𝗿𝗶𝗼𝘀𝗶𝘁𝘆</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60% </w:t>
      </w:r>
      <w:proofErr w:type="spellStart"/>
      <w:r>
        <w:rPr>
          <w:rFonts w:ascii="Segoe UI" w:hAnsi="Segoe UI" w:cs="Segoe UI"/>
          <w:sz w:val="21"/>
          <w:szCs w:val="21"/>
          <w:shd w:val="clear" w:color="auto" w:fill="FFFFFF"/>
        </w:rPr>
        <w:t>acceptance</w:t>
      </w:r>
      <w:proofErr w:type="spellEnd"/>
      <w:r>
        <w:rPr>
          <w:rFonts w:ascii="Segoe UI" w:hAnsi="Segoe UI" w:cs="Segoe UI"/>
          <w:sz w:val="21"/>
          <w:szCs w:val="21"/>
          <w:shd w:val="clear" w:color="auto" w:fill="FFFFFF"/>
        </w:rPr>
        <w:t xml:space="preserve"> rate </w:t>
      </w:r>
      <w:proofErr w:type="spellStart"/>
      <w:r>
        <w:rPr>
          <w:rFonts w:ascii="Segoe UI" w:hAnsi="Segoe UI" w:cs="Segoe UI"/>
          <w:sz w:val="21"/>
          <w:szCs w:val="21"/>
          <w:shd w:val="clear" w:color="auto" w:fill="FFFFFF"/>
        </w:rPr>
        <w:t>without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personalisation</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Skip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message in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request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intrigue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lastRenderedPageBreak/>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perceive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value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add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will connect.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4. </w:t>
      </w:r>
      <w:r>
        <w:rPr>
          <w:rFonts w:ascii="Cambria Math" w:hAnsi="Cambria Math" w:cs="Cambria Math"/>
          <w:sz w:val="21"/>
          <w:szCs w:val="21"/>
          <w:shd w:val="clear" w:color="auto" w:fill="FFFFFF"/>
        </w:rPr>
        <w:t>𝗤𝘂𝗶𝗰𝗸</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𝘁𝗮𝗿𝗴𝗲𝘁𝗲𝗱</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𝗿𝗲𝘀𝗲𝗮𝗿𝗰𝗵</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1 </w:t>
      </w:r>
      <w:proofErr w:type="spellStart"/>
      <w:r>
        <w:rPr>
          <w:rFonts w:ascii="Segoe UI" w:hAnsi="Segoe UI" w:cs="Segoe UI"/>
          <w:sz w:val="21"/>
          <w:szCs w:val="21"/>
          <w:shd w:val="clear" w:color="auto" w:fill="FFFFFF"/>
        </w:rPr>
        <w:t>minute</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1 </w:t>
      </w:r>
      <w:proofErr w:type="spellStart"/>
      <w:r>
        <w:rPr>
          <w:rFonts w:ascii="Segoe UI" w:hAnsi="Segoe UI" w:cs="Segoe UI"/>
          <w:sz w:val="21"/>
          <w:szCs w:val="21"/>
          <w:shd w:val="clear" w:color="auto" w:fill="FFFFFF"/>
        </w:rPr>
        <w:t>minute</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Build</w:t>
      </w:r>
      <w:proofErr w:type="spellEnd"/>
      <w:r>
        <w:rPr>
          <w:rFonts w:ascii="Segoe UI" w:hAnsi="Segoe UI" w:cs="Segoe UI"/>
          <w:sz w:val="21"/>
          <w:szCs w:val="21"/>
          <w:shd w:val="clear" w:color="auto" w:fill="FFFFFF"/>
        </w:rPr>
        <w:t xml:space="preserve"> a problem </w:t>
      </w:r>
      <w:proofErr w:type="spellStart"/>
      <w:r>
        <w:rPr>
          <w:rFonts w:ascii="Segoe UI" w:hAnsi="Segoe UI" w:cs="Segoe UI"/>
          <w:sz w:val="21"/>
          <w:szCs w:val="21"/>
          <w:shd w:val="clear" w:color="auto" w:fill="FFFFFF"/>
        </w:rPr>
        <w:t>statement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these</w:t>
      </w:r>
      <w:proofErr w:type="spellEnd"/>
      <w:r>
        <w:rPr>
          <w:rFonts w:ascii="Segoe UI" w:hAnsi="Segoe UI" w:cs="Segoe UI"/>
          <w:sz w:val="21"/>
          <w:szCs w:val="21"/>
          <w:shd w:val="clear" w:color="auto" w:fill="FFFFFF"/>
        </w:rPr>
        <w:t xml:space="preserve"> 2 </w:t>
      </w:r>
      <w:proofErr w:type="spellStart"/>
      <w:r>
        <w:rPr>
          <w:rFonts w:ascii="Segoe UI" w:hAnsi="Segoe UI" w:cs="Segoe UI"/>
          <w:sz w:val="21"/>
          <w:szCs w:val="21"/>
          <w:shd w:val="clear" w:color="auto" w:fill="FFFFFF"/>
        </w:rPr>
        <w:t>data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points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over</w:t>
      </w:r>
      <w:proofErr w:type="spellEnd"/>
      <w:r>
        <w:rPr>
          <w:rFonts w:ascii="Segoe UI" w:hAnsi="Segoe UI" w:cs="Segoe UI"/>
          <w:sz w:val="21"/>
          <w:szCs w:val="21"/>
          <w:shd w:val="clear" w:color="auto" w:fill="FFFFFF"/>
        </w:rPr>
        <w:t xml:space="preserve">-research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persona-specific</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5. </w:t>
      </w:r>
      <w:r>
        <w:rPr>
          <w:rFonts w:ascii="Cambria Math" w:hAnsi="Cambria Math" w:cs="Cambria Math"/>
          <w:sz w:val="21"/>
          <w:szCs w:val="21"/>
          <w:shd w:val="clear" w:color="auto" w:fill="FFFFFF"/>
        </w:rPr>
        <w:t>𝗪𝗮𝗹𝗸𝗶𝗻𝗴</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𝘃𝗶𝗱𝗲𝗼</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𝗺𝗲𝘀𝘀𝗮𝗴𝗲𝘀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𝘀𝗶𝗴𝗻𝗮𝗹</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𝗵𝗶𝗴𝗵</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𝘀𝘁𝗮𝘁𝘂𝘀</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&lt;60sec </w:t>
      </w:r>
      <w:proofErr w:type="spellStart"/>
      <w:r>
        <w:rPr>
          <w:rFonts w:ascii="Segoe UI" w:hAnsi="Segoe UI" w:cs="Segoe UI"/>
          <w:sz w:val="21"/>
          <w:szCs w:val="21"/>
          <w:shd w:val="clear" w:color="auto" w:fill="FFFFFF"/>
        </w:rPr>
        <w:t>videos</w:t>
      </w:r>
      <w:proofErr w:type="spellEnd"/>
      <w:r>
        <w:rPr>
          <w:rFonts w:ascii="Segoe UI" w:hAnsi="Segoe UI" w:cs="Segoe UI"/>
          <w:sz w:val="21"/>
          <w:szCs w:val="21"/>
          <w:shd w:val="clear" w:color="auto" w:fill="FFFFFF"/>
        </w:rPr>
        <w:t xml:space="preserve"> via LinkedIn mobile </w:t>
      </w:r>
      <w:proofErr w:type="spellStart"/>
      <w:r>
        <w:rPr>
          <w:rFonts w:ascii="Segoe UI" w:hAnsi="Segoe UI" w:cs="Segoe UI"/>
          <w:sz w:val="21"/>
          <w:szCs w:val="21"/>
          <w:shd w:val="clear" w:color="auto" w:fill="FFFFFF"/>
        </w:rPr>
        <w:t>app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taken</w:t>
      </w:r>
      <w:proofErr w:type="spellEnd"/>
      <w:r>
        <w:rPr>
          <w:rFonts w:ascii="Segoe UI" w:hAnsi="Segoe UI" w:cs="Segoe UI"/>
          <w:sz w:val="21"/>
          <w:szCs w:val="21"/>
          <w:shd w:val="clear" w:color="auto" w:fill="FFFFFF"/>
        </w:rPr>
        <w:t xml:space="preserve"> outside</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Shows </w:t>
      </w:r>
      <w:proofErr w:type="spellStart"/>
      <w:r>
        <w:rPr>
          <w:rFonts w:ascii="Segoe UI" w:hAnsi="Segoe UI" w:cs="Segoe UI"/>
          <w:sz w:val="21"/>
          <w:szCs w:val="21"/>
          <w:shd w:val="clear" w:color="auto" w:fill="FFFFFF"/>
        </w:rPr>
        <w:t>I'm</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motion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signals</w:t>
      </w:r>
      <w:proofErr w:type="spellEnd"/>
      <w:r>
        <w:rPr>
          <w:rFonts w:ascii="Segoe UI" w:hAnsi="Segoe UI" w:cs="Segoe UI"/>
          <w:sz w:val="21"/>
          <w:szCs w:val="21"/>
          <w:shd w:val="clear" w:color="auto" w:fill="FFFFFF"/>
        </w:rPr>
        <w:t xml:space="preserve"> high </w:t>
      </w:r>
      <w:proofErr w:type="spellStart"/>
      <w:r>
        <w:rPr>
          <w:rFonts w:ascii="Segoe UI" w:hAnsi="Segoe UI" w:cs="Segoe UI"/>
          <w:sz w:val="21"/>
          <w:szCs w:val="21"/>
          <w:shd w:val="clear" w:color="auto" w:fill="FFFFFF"/>
        </w:rPr>
        <w:t>status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Cambria Math" w:hAnsi="Cambria Math" w:cs="Cambria Math"/>
          <w:sz w:val="21"/>
          <w:szCs w:val="21"/>
          <w:shd w:val="clear" w:color="auto" w:fill="FFFFFF"/>
        </w:rPr>
        <w:t>↳</w:t>
      </w:r>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Performs</w:t>
      </w:r>
      <w:proofErr w:type="spellEnd"/>
      <w:r>
        <w:rPr>
          <w:rFonts w:ascii="Segoe UI" w:hAnsi="Segoe UI" w:cs="Segoe UI"/>
          <w:sz w:val="21"/>
          <w:szCs w:val="21"/>
          <w:shd w:val="clear" w:color="auto" w:fill="FFFFFF"/>
        </w:rPr>
        <w:t xml:space="preserve"> WAY </w:t>
      </w:r>
      <w:proofErr w:type="spellStart"/>
      <w:r>
        <w:rPr>
          <w:rFonts w:ascii="Segoe UI" w:hAnsi="Segoe UI" w:cs="Segoe UI"/>
          <w:sz w:val="21"/>
          <w:szCs w:val="21"/>
          <w:shd w:val="clear" w:color="auto" w:fill="FFFFFF"/>
        </w:rPr>
        <w:t>better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sitting</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office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That's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entire</w:t>
      </w:r>
      <w:proofErr w:type="spellEnd"/>
      <w:r>
        <w:rPr>
          <w:rFonts w:ascii="Segoe UI" w:hAnsi="Segoe UI" w:cs="Segoe UI"/>
          <w:sz w:val="21"/>
          <w:szCs w:val="21"/>
          <w:shd w:val="clear" w:color="auto" w:fill="FFFFFF"/>
        </w:rPr>
        <w:t xml:space="preserve"> LinkedIn DM </w:t>
      </w:r>
      <w:proofErr w:type="spellStart"/>
      <w:r>
        <w:rPr>
          <w:rFonts w:ascii="Segoe UI" w:hAnsi="Segoe UI" w:cs="Segoe UI"/>
          <w:sz w:val="21"/>
          <w:szCs w:val="21"/>
          <w:shd w:val="clear" w:color="auto" w:fill="FFFFFF"/>
        </w:rPr>
        <w:t>strategy</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I </w:t>
      </w:r>
      <w:proofErr w:type="spellStart"/>
      <w:r>
        <w:rPr>
          <w:rFonts w:ascii="Segoe UI" w:hAnsi="Segoe UI" w:cs="Segoe UI"/>
          <w:sz w:val="21"/>
          <w:szCs w:val="21"/>
          <w:shd w:val="clear" w:color="auto" w:fill="FFFFFF"/>
        </w:rPr>
        <w:t>cannot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promise</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will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a 55% </w:t>
      </w:r>
      <w:proofErr w:type="spellStart"/>
      <w:r>
        <w:rPr>
          <w:rFonts w:ascii="Segoe UI" w:hAnsi="Segoe UI" w:cs="Segoe UI"/>
          <w:sz w:val="21"/>
          <w:szCs w:val="21"/>
          <w:shd w:val="clear" w:color="auto" w:fill="FFFFFF"/>
        </w:rPr>
        <w:t>reply</w:t>
      </w:r>
      <w:proofErr w:type="spellEnd"/>
      <w:r>
        <w:rPr>
          <w:rFonts w:ascii="Segoe UI" w:hAnsi="Segoe UI" w:cs="Segoe UI"/>
          <w:sz w:val="21"/>
          <w:szCs w:val="21"/>
          <w:shd w:val="clear" w:color="auto" w:fill="FFFFFF"/>
        </w:rPr>
        <w:t xml:space="preserve"> rate...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But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implement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these</w:t>
      </w:r>
      <w:proofErr w:type="spellEnd"/>
      <w:r>
        <w:rPr>
          <w:rFonts w:ascii="Segoe UI" w:hAnsi="Segoe UI" w:cs="Segoe UI"/>
          <w:sz w:val="21"/>
          <w:szCs w:val="21"/>
          <w:shd w:val="clear" w:color="auto" w:fill="FFFFFF"/>
        </w:rPr>
        <w:t xml:space="preserve"> 5 </w:t>
      </w:r>
      <w:proofErr w:type="spellStart"/>
      <w:r>
        <w:rPr>
          <w:rFonts w:ascii="Segoe UI" w:hAnsi="Segoe UI" w:cs="Segoe UI"/>
          <w:sz w:val="21"/>
          <w:szCs w:val="21"/>
          <w:shd w:val="clear" w:color="auto" w:fill="FFFFFF"/>
        </w:rPr>
        <w:t>steps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I </w:t>
      </w:r>
      <w:proofErr w:type="spellStart"/>
      <w:r>
        <w:rPr>
          <w:rFonts w:ascii="Segoe UI" w:hAnsi="Segoe UI" w:cs="Segoe UI"/>
          <w:sz w:val="21"/>
          <w:szCs w:val="21"/>
          <w:shd w:val="clear" w:color="auto" w:fill="FFFFFF"/>
        </w:rPr>
        <w:t>promise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will </w:t>
      </w:r>
      <w:proofErr w:type="spellStart"/>
      <w:r>
        <w:rPr>
          <w:rFonts w:ascii="Segoe UI" w:hAnsi="Segoe UI" w:cs="Segoe UI"/>
          <w:sz w:val="21"/>
          <w:szCs w:val="21"/>
          <w:shd w:val="clear" w:color="auto" w:fill="FFFFFF"/>
        </w:rPr>
        <w:t>outperform</w:t>
      </w:r>
      <w:proofErr w:type="spellEnd"/>
      <w:r>
        <w:rPr>
          <w:rFonts w:ascii="Segoe UI" w:hAnsi="Segoe UI" w:cs="Segoe UI"/>
          <w:sz w:val="21"/>
          <w:szCs w:val="21"/>
          <w:shd w:val="clear" w:color="auto" w:fill="FFFFFF"/>
        </w:rPr>
        <w:t xml:space="preserve"> 99%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sellers</w:t>
      </w:r>
      <w:proofErr w:type="spellEnd"/>
      <w:r>
        <w:rPr>
          <w:rFonts w:ascii="Segoe UI" w:hAnsi="Segoe UI" w:cs="Segoe UI"/>
          <w:sz w:val="21"/>
          <w:szCs w:val="21"/>
          <w:shd w:val="clear" w:color="auto" w:fill="FFFFFF"/>
        </w:rPr>
        <w:t xml:space="preserve"> out </w:t>
      </w:r>
      <w:proofErr w:type="spellStart"/>
      <w:r>
        <w:rPr>
          <w:rFonts w:ascii="Segoe UI" w:hAnsi="Segoe UI" w:cs="Segoe UI"/>
          <w:sz w:val="21"/>
          <w:szCs w:val="21"/>
          <w:shd w:val="clear" w:color="auto" w:fill="FFFFFF"/>
        </w:rPr>
        <w:t>there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Repost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pitch </w:t>
      </w:r>
      <w:proofErr w:type="spellStart"/>
      <w:r>
        <w:rPr>
          <w:rFonts w:ascii="Segoe UI" w:hAnsi="Segoe UI" w:cs="Segoe UI"/>
          <w:sz w:val="21"/>
          <w:szCs w:val="21"/>
          <w:shd w:val="clear" w:color="auto" w:fill="FFFFFF"/>
        </w:rPr>
        <w:t>slapping</w:t>
      </w:r>
      <w:proofErr w:type="spellEnd"/>
      <w:r>
        <w:rPr>
          <w:rFonts w:ascii="Segoe UI" w:hAnsi="Segoe UI" w:cs="Segoe UI"/>
          <w:sz w:val="21"/>
          <w:szCs w:val="21"/>
          <w:shd w:val="clear" w:color="auto" w:fill="FFFFFF"/>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Follow</w:t>
      </w:r>
      <w:r>
        <w:rPr>
          <w:rStyle w:val="white-space-pre"/>
          <w:rFonts w:ascii="Segoe UI" w:hAnsi="Segoe UI" w:cs="Segoe UI"/>
          <w:sz w:val="21"/>
          <w:szCs w:val="21"/>
          <w:shd w:val="clear" w:color="auto" w:fill="FFFFFF"/>
        </w:rPr>
        <w:t xml:space="preserve"> </w:t>
      </w:r>
      <w:hyperlink r:id="rId10" w:history="1">
        <w:r>
          <w:rPr>
            <w:rStyle w:val="Hyperlink"/>
          </w:rPr>
          <w:t>Christian Krause</w:t>
        </w:r>
      </w:hyperlink>
      <w:r>
        <w:rPr>
          <w:rStyle w:val="white-space-pre"/>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daily</w:t>
      </w:r>
      <w:proofErr w:type="spellEnd"/>
      <w:r>
        <w:rPr>
          <w:rFonts w:ascii="Segoe UI" w:hAnsi="Segoe UI" w:cs="Segoe UI"/>
          <w:sz w:val="21"/>
          <w:szCs w:val="21"/>
          <w:shd w:val="clear" w:color="auto" w:fill="FFFFFF"/>
        </w:rPr>
        <w:t xml:space="preserve"> LinkedIn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tips</w:t>
      </w:r>
      <w:proofErr w:type="spellEnd"/>
    </w:p>
    <w:p w14:paraId="50FBB544" w14:textId="6365D641" w:rsidR="008B08C8" w:rsidRDefault="008B08C8" w:rsidP="00805815">
      <w:pPr>
        <w:pBdr>
          <w:bottom w:val="single" w:sz="12" w:space="1" w:color="auto"/>
        </w:pBdr>
        <w:rPr>
          <w:rFonts w:ascii="Segoe UI" w:hAnsi="Segoe UI" w:cs="Segoe UI"/>
          <w:sz w:val="21"/>
          <w:szCs w:val="21"/>
          <w:shd w:val="clear" w:color="auto" w:fill="FFFFFF"/>
        </w:rPr>
      </w:pPr>
    </w:p>
    <w:p w14:paraId="5A53CCF3" w14:textId="4CD1A9E7" w:rsidR="008B08C8" w:rsidRDefault="008B08C8" w:rsidP="00805815">
      <w:pPr>
        <w:rPr>
          <w:rFonts w:ascii="Segoe UI" w:hAnsi="Segoe UI" w:cs="Segoe UI"/>
          <w:sz w:val="21"/>
          <w:szCs w:val="21"/>
          <w:shd w:val="clear" w:color="auto" w:fill="FFFFFF"/>
        </w:rPr>
      </w:pPr>
      <w:r>
        <w:rPr>
          <w:rFonts w:ascii="Segoe UI" w:hAnsi="Segoe UI" w:cs="Segoe UI"/>
          <w:sz w:val="21"/>
          <w:szCs w:val="21"/>
          <w:shd w:val="clear" w:color="auto" w:fill="FFFFFF"/>
        </w:rPr>
        <w:t xml:space="preserve">Saverio </w:t>
      </w:r>
      <w:proofErr w:type="spellStart"/>
      <w:r>
        <w:rPr>
          <w:rFonts w:ascii="Segoe UI" w:hAnsi="Segoe UI" w:cs="Segoe UI"/>
          <w:sz w:val="21"/>
          <w:szCs w:val="21"/>
          <w:shd w:val="clear" w:color="auto" w:fill="FFFFFF"/>
        </w:rPr>
        <w:t>Grossi</w:t>
      </w:r>
      <w:proofErr w:type="spellEnd"/>
      <w:r>
        <w:rPr>
          <w:rFonts w:ascii="Segoe UI" w:hAnsi="Segoe UI" w:cs="Segoe UI"/>
          <w:sz w:val="21"/>
          <w:szCs w:val="21"/>
          <w:shd w:val="clear" w:color="auto" w:fill="FFFFFF"/>
        </w:rPr>
        <w:t xml:space="preserve"> – </w:t>
      </w:r>
    </w:p>
    <w:p w14:paraId="37B438D0" w14:textId="6F563DFA" w:rsidR="008B08C8" w:rsidRDefault="00154294" w:rsidP="00805815">
      <w:pPr>
        <w:rPr>
          <w:rFonts w:ascii="Segoe UI" w:hAnsi="Segoe UI" w:cs="Segoe UI"/>
          <w:sz w:val="21"/>
          <w:szCs w:val="21"/>
          <w:shd w:val="clear" w:color="auto" w:fill="FFFFFF"/>
        </w:rPr>
      </w:pPr>
      <w:hyperlink r:id="rId11" w:history="1">
        <w:r w:rsidR="008B08C8" w:rsidRPr="00324953">
          <w:rPr>
            <w:rStyle w:val="Hyperlink"/>
            <w:rFonts w:ascii="Segoe UI" w:hAnsi="Segoe UI" w:cs="Segoe UI"/>
            <w:sz w:val="21"/>
            <w:szCs w:val="21"/>
            <w:shd w:val="clear" w:color="auto" w:fill="FFFFFF"/>
          </w:rPr>
          <w:t>https://www.linkedin.com/posts/saveriogrossi_sto-per-dirti-una-cosa-che-ti-far%C3%A0-male-activity-7315702524852809728-0Bjm?utm_source=share&amp;utm_medium=member_desktop&amp;rcm=ACoAABR6GCcBhQFYMJOP-YvG8dFomZ3wH0YkopY</w:t>
        </w:r>
      </w:hyperlink>
      <w:r w:rsidR="008B08C8">
        <w:rPr>
          <w:rFonts w:ascii="Segoe UI" w:hAnsi="Segoe UI" w:cs="Segoe UI"/>
          <w:sz w:val="21"/>
          <w:szCs w:val="21"/>
          <w:shd w:val="clear" w:color="auto" w:fill="FFFFFF"/>
        </w:rPr>
        <w:t xml:space="preserve"> </w:t>
      </w:r>
    </w:p>
    <w:p w14:paraId="67A40219" w14:textId="25B37DD0" w:rsidR="008B08C8" w:rsidRDefault="008B08C8" w:rsidP="00805815">
      <w:pPr>
        <w:rPr>
          <w:rFonts w:ascii="Segoe UI" w:hAnsi="Segoe UI" w:cs="Segoe UI"/>
          <w:sz w:val="21"/>
          <w:szCs w:val="21"/>
          <w:shd w:val="clear" w:color="auto" w:fill="FFFFFF"/>
        </w:rPr>
      </w:pPr>
      <w:proofErr w:type="spellStart"/>
      <w:r w:rsidRPr="008B08C8">
        <w:rPr>
          <w:rFonts w:ascii="Segoe UI" w:hAnsi="Segoe UI" w:cs="Segoe UI"/>
          <w:sz w:val="21"/>
          <w:szCs w:val="21"/>
          <w:shd w:val="clear" w:color="auto" w:fill="FFFFFF"/>
        </w:rPr>
        <w:t>Sto</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dirti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una</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cosa</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che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farà</w:t>
      </w:r>
      <w:proofErr w:type="spellEnd"/>
      <w:r w:rsidRPr="008B08C8">
        <w:rPr>
          <w:rFonts w:ascii="Segoe UI" w:hAnsi="Segoe UI" w:cs="Segoe UI"/>
          <w:sz w:val="21"/>
          <w:szCs w:val="21"/>
          <w:shd w:val="clear" w:color="auto" w:fill="FFFFFF"/>
        </w:rPr>
        <w:t xml:space="preserve"> male.</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r>
      <w:proofErr w:type="spellStart"/>
      <w:r w:rsidRPr="008B08C8">
        <w:rPr>
          <w:rFonts w:ascii="Segoe UI" w:hAnsi="Segoe UI" w:cs="Segoe UI"/>
          <w:sz w:val="21"/>
          <w:szCs w:val="21"/>
          <w:shd w:val="clear" w:color="auto" w:fill="FFFFFF"/>
        </w:rPr>
        <w:t>Fare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prospecting</w:t>
      </w:r>
      <w:proofErr w:type="spellEnd"/>
      <w:r w:rsidRPr="008B08C8">
        <w:rPr>
          <w:rFonts w:ascii="Segoe UI" w:hAnsi="Segoe UI" w:cs="Segoe UI"/>
          <w:sz w:val="21"/>
          <w:szCs w:val="21"/>
          <w:shd w:val="clear" w:color="auto" w:fill="FFFFFF"/>
        </w:rPr>
        <w:t xml:space="preserve"> è semplice.</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Ecco </w:t>
      </w:r>
      <w:proofErr w:type="spellStart"/>
      <w:r w:rsidRPr="008B08C8">
        <w:rPr>
          <w:rFonts w:ascii="Segoe UI" w:hAnsi="Segoe UI" w:cs="Segoe UI"/>
          <w:sz w:val="21"/>
          <w:szCs w:val="21"/>
          <w:shd w:val="clear" w:color="auto" w:fill="FFFFFF"/>
        </w:rPr>
        <w:t>cosa</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puoi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fare</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cominciare</w:t>
      </w:r>
      <w:proofErr w:type="spellEnd"/>
      <w:r w:rsidRPr="008B08C8">
        <w:rPr>
          <w:rFonts w:ascii="Segoe UI" w:hAnsi="Segoe UI" w:cs="Segoe UI"/>
          <w:sz w:val="21"/>
          <w:szCs w:val="21"/>
          <w:shd w:val="clear" w:color="auto" w:fill="FFFFFF"/>
        </w:rPr>
        <w:t>:</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r>
      <w:r w:rsidRPr="008B08C8">
        <w:rPr>
          <w:rFonts w:ascii="Segoe UI Emoji" w:hAnsi="Segoe UI Emoji" w:cs="Segoe UI Emoji"/>
          <w:sz w:val="21"/>
          <w:szCs w:val="21"/>
          <w:shd w:val="clear" w:color="auto" w:fill="FFFFFF"/>
        </w:rPr>
        <w:t>✅</w:t>
      </w:r>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1: </w:t>
      </w:r>
      <w:proofErr w:type="spellStart"/>
      <w:r w:rsidRPr="008B08C8">
        <w:rPr>
          <w:rFonts w:ascii="Segoe UI" w:hAnsi="Segoe UI" w:cs="Segoe UI"/>
          <w:sz w:val="21"/>
          <w:szCs w:val="21"/>
          <w:shd w:val="clear" w:color="auto" w:fill="FFFFFF"/>
        </w:rPr>
        <w:t>Seleziona</w:t>
      </w:r>
      <w:proofErr w:type="spellEnd"/>
      <w:r w:rsidRPr="008B08C8">
        <w:rPr>
          <w:rFonts w:ascii="Segoe UI" w:hAnsi="Segoe UI" w:cs="Segoe UI"/>
          <w:sz w:val="21"/>
          <w:szCs w:val="21"/>
          <w:shd w:val="clear" w:color="auto" w:fill="FFFFFF"/>
        </w:rPr>
        <w:t xml:space="preserve"> 5 </w:t>
      </w:r>
      <w:proofErr w:type="spellStart"/>
      <w:r w:rsidRPr="008B08C8">
        <w:rPr>
          <w:rFonts w:ascii="Segoe UI" w:hAnsi="Segoe UI" w:cs="Segoe UI"/>
          <w:sz w:val="21"/>
          <w:szCs w:val="21"/>
          <w:shd w:val="clear" w:color="auto" w:fill="FFFFFF"/>
        </w:rPr>
        <w:t>Aziende</w:t>
      </w:r>
      <w:proofErr w:type="spellEnd"/>
      <w:r w:rsidRPr="008B08C8">
        <w:rPr>
          <w:rFonts w:ascii="Segoe UI" w:hAnsi="Segoe UI" w:cs="Segoe UI"/>
          <w:sz w:val="21"/>
          <w:szCs w:val="21"/>
          <w:shd w:val="clear" w:color="auto" w:fill="FFFFFF"/>
        </w:rPr>
        <w:t xml:space="preserve"> </w:t>
      </w:r>
      <w:r w:rsidRPr="008B08C8">
        <w:rPr>
          <w:rFonts w:ascii="Segoe UI" w:hAnsi="Segoe UI" w:cs="Segoe UI"/>
          <w:sz w:val="21"/>
          <w:szCs w:val="21"/>
          <w:shd w:val="clear" w:color="auto" w:fill="FFFFFF"/>
        </w:rPr>
        <w:br/>
      </w:r>
      <w:r w:rsidRPr="008B08C8">
        <w:rPr>
          <w:rFonts w:ascii="Segoe UI Emoji" w:hAnsi="Segoe UI Emoji" w:cs="Segoe UI Emoji"/>
          <w:sz w:val="21"/>
          <w:szCs w:val="21"/>
          <w:shd w:val="clear" w:color="auto" w:fill="FFFFFF"/>
        </w:rPr>
        <w:t>✅</w:t>
      </w:r>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2: </w:t>
      </w:r>
      <w:proofErr w:type="spellStart"/>
      <w:r w:rsidRPr="008B08C8">
        <w:rPr>
          <w:rFonts w:ascii="Segoe UI" w:hAnsi="Segoe UI" w:cs="Segoe UI"/>
          <w:sz w:val="21"/>
          <w:szCs w:val="21"/>
          <w:shd w:val="clear" w:color="auto" w:fill="FFFFFF"/>
        </w:rPr>
        <w:t>Identifica</w:t>
      </w:r>
      <w:proofErr w:type="spellEnd"/>
      <w:r w:rsidRPr="008B08C8">
        <w:rPr>
          <w:rFonts w:ascii="Segoe UI" w:hAnsi="Segoe UI" w:cs="Segoe UI"/>
          <w:sz w:val="21"/>
          <w:szCs w:val="21"/>
          <w:shd w:val="clear" w:color="auto" w:fill="FFFFFF"/>
        </w:rPr>
        <w:t xml:space="preserve"> 3 </w:t>
      </w:r>
      <w:proofErr w:type="spellStart"/>
      <w:r w:rsidRPr="008B08C8">
        <w:rPr>
          <w:rFonts w:ascii="Segoe UI" w:hAnsi="Segoe UI" w:cs="Segoe UI"/>
          <w:sz w:val="21"/>
          <w:szCs w:val="21"/>
          <w:shd w:val="clear" w:color="auto" w:fill="FFFFFF"/>
        </w:rPr>
        <w:t>contatti</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ogni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Azienda</w:t>
      </w:r>
      <w:proofErr w:type="spellEnd"/>
      <w:r w:rsidRPr="008B08C8">
        <w:rPr>
          <w:rFonts w:ascii="Segoe UI" w:hAnsi="Segoe UI" w:cs="Segoe UI"/>
          <w:sz w:val="21"/>
          <w:szCs w:val="21"/>
          <w:shd w:val="clear" w:color="auto" w:fill="FFFFFF"/>
        </w:rPr>
        <w:t xml:space="preserve"> </w:t>
      </w:r>
      <w:r w:rsidRPr="008B08C8">
        <w:rPr>
          <w:rFonts w:ascii="Segoe UI" w:hAnsi="Segoe UI" w:cs="Segoe UI"/>
          <w:sz w:val="21"/>
          <w:szCs w:val="21"/>
          <w:shd w:val="clear" w:color="auto" w:fill="FFFFFF"/>
        </w:rPr>
        <w:br/>
      </w:r>
      <w:r w:rsidRPr="008B08C8">
        <w:rPr>
          <w:rFonts w:ascii="Segoe UI Emoji" w:hAnsi="Segoe UI Emoji" w:cs="Segoe UI Emoji"/>
          <w:sz w:val="21"/>
          <w:szCs w:val="21"/>
          <w:shd w:val="clear" w:color="auto" w:fill="FFFFFF"/>
        </w:rPr>
        <w:t>✅</w:t>
      </w:r>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3: </w:t>
      </w:r>
      <w:proofErr w:type="spellStart"/>
      <w:r w:rsidRPr="008B08C8">
        <w:rPr>
          <w:rFonts w:ascii="Segoe UI" w:hAnsi="Segoe UI" w:cs="Segoe UI"/>
          <w:sz w:val="21"/>
          <w:szCs w:val="21"/>
          <w:shd w:val="clear" w:color="auto" w:fill="FFFFFF"/>
        </w:rPr>
        <w:t>Trova</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un</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motivo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rilevante</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contattarli</w:t>
      </w:r>
      <w:proofErr w:type="spellEnd"/>
      <w:r w:rsidRPr="008B08C8">
        <w:rPr>
          <w:rFonts w:ascii="Segoe UI" w:hAnsi="Segoe UI" w:cs="Segoe UI"/>
          <w:sz w:val="21"/>
          <w:szCs w:val="21"/>
          <w:shd w:val="clear" w:color="auto" w:fill="FFFFFF"/>
        </w:rPr>
        <w:t>.</w:t>
      </w:r>
      <w:r w:rsidRPr="008B08C8">
        <w:rPr>
          <w:rFonts w:ascii="Segoe UI" w:hAnsi="Segoe UI" w:cs="Segoe UI"/>
          <w:sz w:val="21"/>
          <w:szCs w:val="21"/>
          <w:shd w:val="clear" w:color="auto" w:fill="FFFFFF"/>
        </w:rPr>
        <w:br/>
      </w:r>
      <w:r w:rsidRPr="008B08C8">
        <w:rPr>
          <w:rFonts w:ascii="Segoe UI Emoji" w:hAnsi="Segoe UI Emoji" w:cs="Segoe UI Emoji"/>
          <w:sz w:val="21"/>
          <w:szCs w:val="21"/>
          <w:shd w:val="clear" w:color="auto" w:fill="FFFFFF"/>
        </w:rPr>
        <w:t>✅</w:t>
      </w:r>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4: </w:t>
      </w:r>
      <w:proofErr w:type="spellStart"/>
      <w:r w:rsidRPr="008B08C8">
        <w:rPr>
          <w:rFonts w:ascii="Segoe UI" w:hAnsi="Segoe UI" w:cs="Segoe UI"/>
          <w:sz w:val="21"/>
          <w:szCs w:val="21"/>
          <w:shd w:val="clear" w:color="auto" w:fill="FFFFFF"/>
        </w:rPr>
        <w:t>Collega</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quel</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motivo</w:t>
      </w:r>
      <w:proofErr w:type="spellEnd"/>
      <w:r w:rsidRPr="008B08C8">
        <w:rPr>
          <w:rFonts w:ascii="Segoe UI" w:hAnsi="Segoe UI" w:cs="Segoe UI"/>
          <w:sz w:val="21"/>
          <w:szCs w:val="21"/>
          <w:shd w:val="clear" w:color="auto" w:fill="FFFFFF"/>
        </w:rPr>
        <w:t xml:space="preserve"> a </w:t>
      </w:r>
      <w:proofErr w:type="spellStart"/>
      <w:r w:rsidRPr="008B08C8">
        <w:rPr>
          <w:rFonts w:ascii="Segoe UI" w:hAnsi="Segoe UI" w:cs="Segoe UI"/>
          <w:sz w:val="21"/>
          <w:szCs w:val="21"/>
          <w:shd w:val="clear" w:color="auto" w:fill="FFFFFF"/>
        </w:rPr>
        <w:t>un</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problema</w:t>
      </w:r>
      <w:proofErr w:type="spellEnd"/>
      <w:r w:rsidRPr="008B08C8">
        <w:rPr>
          <w:rFonts w:ascii="Segoe UI" w:hAnsi="Segoe UI" w:cs="Segoe UI"/>
          <w:sz w:val="21"/>
          <w:szCs w:val="21"/>
          <w:shd w:val="clear" w:color="auto" w:fill="FFFFFF"/>
        </w:rPr>
        <w:t xml:space="preserve"> reale </w:t>
      </w:r>
      <w:proofErr w:type="spellStart"/>
      <w:r w:rsidRPr="008B08C8">
        <w:rPr>
          <w:rFonts w:ascii="Segoe UI" w:hAnsi="Segoe UI" w:cs="Segoe UI"/>
          <w:sz w:val="21"/>
          <w:szCs w:val="21"/>
          <w:shd w:val="clear" w:color="auto" w:fill="FFFFFF"/>
        </w:rPr>
        <w:t>reale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che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potrebbero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avere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Parti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dai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problemi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che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potrebbero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avere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maggior</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impatto</w:t>
      </w:r>
      <w:proofErr w:type="spellEnd"/>
      <w:r w:rsidRPr="008B08C8">
        <w:rPr>
          <w:rFonts w:ascii="Segoe UI" w:hAnsi="Segoe UI" w:cs="Segoe UI"/>
          <w:sz w:val="21"/>
          <w:szCs w:val="21"/>
          <w:shd w:val="clear" w:color="auto" w:fill="FFFFFF"/>
        </w:rPr>
        <w:br/>
      </w:r>
      <w:r w:rsidRPr="008B08C8">
        <w:rPr>
          <w:rFonts w:ascii="Segoe UI Emoji" w:hAnsi="Segoe UI Emoji" w:cs="Segoe UI Emoji"/>
          <w:sz w:val="21"/>
          <w:szCs w:val="21"/>
          <w:shd w:val="clear" w:color="auto" w:fill="FFFFFF"/>
        </w:rPr>
        <w:t>✅</w:t>
      </w:r>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5: </w:t>
      </w:r>
      <w:proofErr w:type="spellStart"/>
      <w:r w:rsidRPr="008B08C8">
        <w:rPr>
          <w:rFonts w:ascii="Segoe UI" w:hAnsi="Segoe UI" w:cs="Segoe UI"/>
          <w:sz w:val="21"/>
          <w:szCs w:val="21"/>
          <w:shd w:val="clear" w:color="auto" w:fill="FFFFFF"/>
        </w:rPr>
        <w:t>Usa</w:t>
      </w:r>
      <w:proofErr w:type="spellEnd"/>
      <w:r w:rsidRPr="008B08C8">
        <w:rPr>
          <w:rFonts w:ascii="Segoe UI" w:hAnsi="Segoe UI" w:cs="Segoe UI"/>
          <w:sz w:val="21"/>
          <w:szCs w:val="21"/>
          <w:shd w:val="clear" w:color="auto" w:fill="FFFFFF"/>
        </w:rPr>
        <w:t xml:space="preserve"> più </w:t>
      </w:r>
      <w:proofErr w:type="spellStart"/>
      <w:r w:rsidRPr="008B08C8">
        <w:rPr>
          <w:rFonts w:ascii="Segoe UI" w:hAnsi="Segoe UI" w:cs="Segoe UI"/>
          <w:sz w:val="21"/>
          <w:szCs w:val="21"/>
          <w:shd w:val="clear" w:color="auto" w:fill="FFFFFF"/>
        </w:rPr>
        <w:t>canali</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aumentare</w:t>
      </w:r>
      <w:proofErr w:type="spellEnd"/>
      <w:r w:rsidRPr="008B08C8">
        <w:rPr>
          <w:rFonts w:ascii="Segoe UI" w:hAnsi="Segoe UI" w:cs="Segoe UI"/>
          <w:sz w:val="21"/>
          <w:szCs w:val="21"/>
          <w:shd w:val="clear" w:color="auto" w:fill="FFFFFF"/>
        </w:rPr>
        <w:t xml:space="preserve"> le </w:t>
      </w:r>
      <w:proofErr w:type="spellStart"/>
      <w:r w:rsidRPr="008B08C8">
        <w:rPr>
          <w:rFonts w:ascii="Segoe UI" w:hAnsi="Segoe UI" w:cs="Segoe UI"/>
          <w:sz w:val="21"/>
          <w:szCs w:val="21"/>
          <w:shd w:val="clear" w:color="auto" w:fill="FFFFFF"/>
        </w:rPr>
        <w:t>possibilità</w:t>
      </w:r>
      <w:proofErr w:type="spellEnd"/>
      <w:r w:rsidRPr="008B08C8">
        <w:rPr>
          <w:rFonts w:ascii="Segoe UI" w:hAnsi="Segoe UI" w:cs="Segoe UI"/>
          <w:sz w:val="21"/>
          <w:szCs w:val="21"/>
          <w:shd w:val="clear" w:color="auto" w:fill="FFFFFF"/>
        </w:rPr>
        <w:t xml:space="preserve"> di </w:t>
      </w:r>
      <w:proofErr w:type="spellStart"/>
      <w:r w:rsidRPr="008B08C8">
        <w:rPr>
          <w:rFonts w:ascii="Segoe UI" w:hAnsi="Segoe UI" w:cs="Segoe UI"/>
          <w:sz w:val="21"/>
          <w:szCs w:val="21"/>
          <w:shd w:val="clear" w:color="auto" w:fill="FFFFFF"/>
        </w:rPr>
        <w:t>risposta</w:t>
      </w:r>
      <w:proofErr w:type="spellEnd"/>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Vai </w:t>
      </w:r>
      <w:proofErr w:type="spellStart"/>
      <w:r w:rsidRPr="008B08C8">
        <w:rPr>
          <w:rFonts w:ascii="Segoe UI" w:hAnsi="Segoe UI" w:cs="Segoe UI"/>
          <w:sz w:val="21"/>
          <w:szCs w:val="21"/>
          <w:shd w:val="clear" w:color="auto" w:fill="FFFFFF"/>
        </w:rPr>
        <w:t>fai</w:t>
      </w:r>
      <w:proofErr w:type="spellEnd"/>
      <w:r w:rsidRPr="008B08C8">
        <w:rPr>
          <w:rFonts w:ascii="Segoe UI" w:hAnsi="Segoe UI" w:cs="Segoe UI"/>
          <w:sz w:val="21"/>
          <w:szCs w:val="21"/>
          <w:shd w:val="clear" w:color="auto" w:fill="FFFFFF"/>
        </w:rPr>
        <w:t xml:space="preserve"> avanti per 5 </w:t>
      </w:r>
      <w:proofErr w:type="spellStart"/>
      <w:r w:rsidRPr="008B08C8">
        <w:rPr>
          <w:rFonts w:ascii="Segoe UI" w:hAnsi="Segoe UI" w:cs="Segoe UI"/>
          <w:sz w:val="21"/>
          <w:szCs w:val="21"/>
          <w:shd w:val="clear" w:color="auto" w:fill="FFFFFF"/>
        </w:rPr>
        <w:t>settimane</w:t>
      </w:r>
      <w:proofErr w:type="spellEnd"/>
      <w:r w:rsidRPr="008B08C8">
        <w:rPr>
          <w:rFonts w:ascii="Segoe UI" w:hAnsi="Segoe UI" w:cs="Segoe UI"/>
          <w:sz w:val="21"/>
          <w:szCs w:val="21"/>
          <w:shd w:val="clear" w:color="auto" w:fill="FFFFFF"/>
        </w:rPr>
        <w:t>.</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Pro </w:t>
      </w:r>
      <w:proofErr w:type="spellStart"/>
      <w:r w:rsidRPr="008B08C8">
        <w:rPr>
          <w:rFonts w:ascii="Segoe UI" w:hAnsi="Segoe UI" w:cs="Segoe UI"/>
          <w:sz w:val="21"/>
          <w:szCs w:val="21"/>
          <w:shd w:val="clear" w:color="auto" w:fill="FFFFFF"/>
        </w:rPr>
        <w:t>tip</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3</w:t>
      </w:r>
      <w:r w:rsidRPr="008B08C8">
        <w:rPr>
          <w:rFonts w:ascii="Segoe UI" w:hAnsi="Segoe UI" w:cs="Segoe UI"/>
          <w:sz w:val="21"/>
          <w:szCs w:val="21"/>
          <w:shd w:val="clear" w:color="auto" w:fill="FFFFFF"/>
        </w:rPr>
        <w:br/>
        <w:t xml:space="preserve">- Guarda </w:t>
      </w:r>
      <w:proofErr w:type="spellStart"/>
      <w:r w:rsidRPr="008B08C8">
        <w:rPr>
          <w:rFonts w:ascii="Segoe UI" w:hAnsi="Segoe UI" w:cs="Segoe UI"/>
          <w:sz w:val="21"/>
          <w:szCs w:val="21"/>
          <w:shd w:val="clear" w:color="auto" w:fill="FFFFFF"/>
        </w:rPr>
        <w:t>il</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tuo</w:t>
      </w:r>
      <w:proofErr w:type="spellEnd"/>
      <w:r w:rsidRPr="008B08C8">
        <w:rPr>
          <w:rFonts w:ascii="Segoe UI" w:hAnsi="Segoe UI" w:cs="Segoe UI"/>
          <w:sz w:val="21"/>
          <w:szCs w:val="21"/>
          <w:shd w:val="clear" w:color="auto" w:fill="FFFFFF"/>
        </w:rPr>
        <w:t xml:space="preserve"> CRM </w:t>
      </w:r>
      <w:proofErr w:type="spellStart"/>
      <w:r w:rsidRPr="008B08C8">
        <w:rPr>
          <w:rFonts w:ascii="Segoe UI" w:hAnsi="Segoe UI" w:cs="Segoe UI"/>
          <w:sz w:val="21"/>
          <w:szCs w:val="21"/>
          <w:shd w:val="clear" w:color="auto" w:fill="FFFFFF"/>
        </w:rPr>
        <w:t>potresti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trovare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informazioni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preziose</w:t>
      </w:r>
      <w:proofErr w:type="spellEnd"/>
      <w:r w:rsidRPr="008B08C8">
        <w:rPr>
          <w:rFonts w:ascii="Segoe UI" w:hAnsi="Segoe UI" w:cs="Segoe UI"/>
          <w:sz w:val="21"/>
          <w:szCs w:val="21"/>
          <w:shd w:val="clear" w:color="auto" w:fill="FFFFFF"/>
        </w:rPr>
        <w:t xml:space="preserve"> </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lastRenderedPageBreak/>
        <w:t xml:space="preserve">- </w:t>
      </w:r>
      <w:proofErr w:type="spellStart"/>
      <w:r w:rsidRPr="008B08C8">
        <w:rPr>
          <w:rFonts w:ascii="Segoe UI" w:hAnsi="Segoe UI" w:cs="Segoe UI"/>
          <w:sz w:val="21"/>
          <w:szCs w:val="21"/>
          <w:shd w:val="clear" w:color="auto" w:fill="FFFFFF"/>
        </w:rPr>
        <w:t>Costruisci</w:t>
      </w:r>
      <w:proofErr w:type="spellEnd"/>
      <w:r w:rsidRPr="008B08C8">
        <w:rPr>
          <w:rFonts w:ascii="Segoe UI" w:hAnsi="Segoe UI" w:cs="Segoe UI"/>
          <w:sz w:val="21"/>
          <w:szCs w:val="21"/>
          <w:shd w:val="clear" w:color="auto" w:fill="FFFFFF"/>
        </w:rPr>
        <w:t xml:space="preserve"> uno </w:t>
      </w:r>
      <w:proofErr w:type="spellStart"/>
      <w:r w:rsidRPr="008B08C8">
        <w:rPr>
          <w:rFonts w:ascii="Segoe UI" w:hAnsi="Segoe UI" w:cs="Segoe UI"/>
          <w:sz w:val="21"/>
          <w:szCs w:val="21"/>
          <w:shd w:val="clear" w:color="auto" w:fill="FFFFFF"/>
        </w:rPr>
        <w:t>schema</w:t>
      </w:r>
      <w:proofErr w:type="spellEnd"/>
      <w:r w:rsidRPr="008B08C8">
        <w:rPr>
          <w:rFonts w:ascii="Segoe UI" w:hAnsi="Segoe UI" w:cs="Segoe UI"/>
          <w:sz w:val="21"/>
          <w:szCs w:val="21"/>
          <w:shd w:val="clear" w:color="auto" w:fill="FFFFFF"/>
        </w:rPr>
        <w:t xml:space="preserve"> PIR (problem, </w:t>
      </w:r>
      <w:proofErr w:type="spellStart"/>
      <w:r w:rsidRPr="008B08C8">
        <w:rPr>
          <w:rFonts w:ascii="Segoe UI" w:hAnsi="Segoe UI" w:cs="Segoe UI"/>
          <w:sz w:val="21"/>
          <w:szCs w:val="21"/>
          <w:shd w:val="clear" w:color="auto" w:fill="FFFFFF"/>
        </w:rPr>
        <w:t>impact</w:t>
      </w:r>
      <w:proofErr w:type="spellEnd"/>
      <w:r w:rsidRPr="008B08C8">
        <w:rPr>
          <w:rFonts w:ascii="Segoe UI" w:hAnsi="Segoe UI" w:cs="Segoe UI"/>
          <w:sz w:val="21"/>
          <w:szCs w:val="21"/>
          <w:shd w:val="clear" w:color="auto" w:fill="FFFFFF"/>
        </w:rPr>
        <w:t xml:space="preserve">, root </w:t>
      </w:r>
      <w:proofErr w:type="spellStart"/>
      <w:r w:rsidRPr="008B08C8">
        <w:rPr>
          <w:rFonts w:ascii="Segoe UI" w:hAnsi="Segoe UI" w:cs="Segoe UI"/>
          <w:sz w:val="21"/>
          <w:szCs w:val="21"/>
          <w:shd w:val="clear" w:color="auto" w:fill="FFFFFF"/>
        </w:rPr>
        <w:t>cause</w:t>
      </w:r>
      <w:proofErr w:type="spellEnd"/>
      <w:r w:rsidRPr="008B08C8">
        <w:rPr>
          <w:rFonts w:ascii="Segoe UI" w:hAnsi="Segoe UI" w:cs="Segoe UI"/>
          <w:sz w:val="21"/>
          <w:szCs w:val="21"/>
          <w:shd w:val="clear" w:color="auto" w:fill="FFFFFF"/>
        </w:rPr>
        <w:br/>
        <w:t xml:space="preserve">- Guarda se </w:t>
      </w:r>
      <w:proofErr w:type="spellStart"/>
      <w:r w:rsidRPr="008B08C8">
        <w:rPr>
          <w:rFonts w:ascii="Segoe UI" w:hAnsi="Segoe UI" w:cs="Segoe UI"/>
          <w:sz w:val="21"/>
          <w:szCs w:val="21"/>
          <w:shd w:val="clear" w:color="auto" w:fill="FFFFFF"/>
        </w:rPr>
        <w:t>stanno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assumendo</w:t>
      </w:r>
      <w:proofErr w:type="spellEnd"/>
      <w:r w:rsidRPr="008B08C8">
        <w:rPr>
          <w:rFonts w:ascii="Segoe UI" w:hAnsi="Segoe UI" w:cs="Segoe UI"/>
          <w:sz w:val="21"/>
          <w:szCs w:val="21"/>
          <w:shd w:val="clear" w:color="auto" w:fill="FFFFFF"/>
        </w:rPr>
        <w:t xml:space="preserve"> </w:t>
      </w:r>
      <w:r w:rsidRPr="008B08C8">
        <w:rPr>
          <w:rFonts w:ascii="Segoe UI" w:hAnsi="Segoe UI" w:cs="Segoe UI"/>
          <w:sz w:val="21"/>
          <w:szCs w:val="21"/>
          <w:shd w:val="clear" w:color="auto" w:fill="FFFFFF"/>
        </w:rPr>
        <w:br/>
        <w:t xml:space="preserve">- </w:t>
      </w:r>
      <w:proofErr w:type="spellStart"/>
      <w:r w:rsidRPr="008B08C8">
        <w:rPr>
          <w:rFonts w:ascii="Segoe UI" w:hAnsi="Segoe UI" w:cs="Segoe UI"/>
          <w:sz w:val="21"/>
          <w:szCs w:val="21"/>
          <w:shd w:val="clear" w:color="auto" w:fill="FFFFFF"/>
        </w:rPr>
        <w:t>Sfrutta</w:t>
      </w:r>
      <w:proofErr w:type="spellEnd"/>
      <w:r w:rsidRPr="008B08C8">
        <w:rPr>
          <w:rFonts w:ascii="Segoe UI" w:hAnsi="Segoe UI" w:cs="Segoe UI"/>
          <w:sz w:val="21"/>
          <w:szCs w:val="21"/>
          <w:shd w:val="clear" w:color="auto" w:fill="FFFFFF"/>
        </w:rPr>
        <w:t xml:space="preserve"> AI ) </w:t>
      </w:r>
      <w:proofErr w:type="spellStart"/>
      <w:r w:rsidRPr="008B08C8">
        <w:rPr>
          <w:rFonts w:ascii="Segoe UI" w:hAnsi="Segoe UI" w:cs="Segoe UI"/>
          <w:sz w:val="21"/>
          <w:szCs w:val="21"/>
          <w:shd w:val="clear" w:color="auto" w:fill="FFFFFF"/>
        </w:rPr>
        <w:t>chstgpt</w:t>
      </w:r>
      <w:proofErr w:type="spellEnd"/>
      <w:r w:rsidRPr="008B08C8">
        <w:rPr>
          <w:rFonts w:ascii="Segoe UI" w:hAnsi="Segoe UI" w:cs="Segoe UI"/>
          <w:sz w:val="21"/>
          <w:szCs w:val="21"/>
          <w:shd w:val="clear" w:color="auto" w:fill="FFFFFF"/>
        </w:rPr>
        <w:br/>
        <w:t xml:space="preserve">- </w:t>
      </w:r>
      <w:proofErr w:type="spellStart"/>
      <w:r w:rsidRPr="008B08C8">
        <w:rPr>
          <w:rFonts w:ascii="Segoe UI" w:hAnsi="Segoe UI" w:cs="Segoe UI"/>
          <w:sz w:val="21"/>
          <w:szCs w:val="21"/>
          <w:shd w:val="clear" w:color="auto" w:fill="FFFFFF"/>
        </w:rPr>
        <w:t>Collegamenti</w:t>
      </w:r>
      <w:proofErr w:type="spellEnd"/>
      <w:r w:rsidRPr="008B08C8">
        <w:rPr>
          <w:rFonts w:ascii="Segoe UI" w:hAnsi="Segoe UI" w:cs="Segoe UI"/>
          <w:sz w:val="21"/>
          <w:szCs w:val="21"/>
          <w:shd w:val="clear" w:color="auto" w:fill="FFFFFF"/>
        </w:rPr>
        <w:t xml:space="preserve"> in </w:t>
      </w:r>
      <w:proofErr w:type="spellStart"/>
      <w:r w:rsidRPr="008B08C8">
        <w:rPr>
          <w:rFonts w:ascii="Segoe UI" w:hAnsi="Segoe UI" w:cs="Segoe UI"/>
          <w:sz w:val="21"/>
          <w:szCs w:val="21"/>
          <w:shd w:val="clear" w:color="auto" w:fill="FFFFFF"/>
        </w:rPr>
        <w:t>comune</w:t>
      </w:r>
      <w:proofErr w:type="spellEnd"/>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Pro </w:t>
      </w:r>
      <w:proofErr w:type="spellStart"/>
      <w:r w:rsidRPr="008B08C8">
        <w:rPr>
          <w:rFonts w:ascii="Segoe UI" w:hAnsi="Segoe UI" w:cs="Segoe UI"/>
          <w:sz w:val="21"/>
          <w:szCs w:val="21"/>
          <w:shd w:val="clear" w:color="auto" w:fill="FFFFFF"/>
        </w:rPr>
        <w:t>tip</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Step</w:t>
      </w:r>
      <w:proofErr w:type="spellEnd"/>
      <w:r w:rsidRPr="008B08C8">
        <w:rPr>
          <w:rFonts w:ascii="Segoe UI" w:hAnsi="Segoe UI" w:cs="Segoe UI"/>
          <w:sz w:val="21"/>
          <w:szCs w:val="21"/>
          <w:shd w:val="clear" w:color="auto" w:fill="FFFFFF"/>
        </w:rPr>
        <w:t xml:space="preserve"> 4:</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r>
      <w:proofErr w:type="spellStart"/>
      <w:r w:rsidRPr="008B08C8">
        <w:rPr>
          <w:rFonts w:ascii="Segoe UI" w:hAnsi="Segoe UI" w:cs="Segoe UI"/>
          <w:sz w:val="21"/>
          <w:szCs w:val="21"/>
          <w:shd w:val="clear" w:color="auto" w:fill="FFFFFF"/>
        </w:rPr>
        <w:t>Costruisci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gli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script</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partendo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dai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motivi</w:t>
      </w:r>
      <w:proofErr w:type="spellEnd"/>
      <w:r w:rsidRPr="008B08C8">
        <w:rPr>
          <w:rFonts w:ascii="Segoe UI" w:hAnsi="Segoe UI" w:cs="Segoe UI"/>
          <w:sz w:val="21"/>
          <w:szCs w:val="21"/>
          <w:shd w:val="clear" w:color="auto" w:fill="FFFFFF"/>
        </w:rPr>
        <w:t xml:space="preserve"> per </w:t>
      </w:r>
      <w:proofErr w:type="spellStart"/>
      <w:r w:rsidRPr="008B08C8">
        <w:rPr>
          <w:rFonts w:ascii="Segoe UI" w:hAnsi="Segoe UI" w:cs="Segoe UI"/>
          <w:sz w:val="21"/>
          <w:szCs w:val="21"/>
          <w:shd w:val="clear" w:color="auto" w:fill="FFFFFF"/>
        </w:rPr>
        <w:t>cui</w:t>
      </w:r>
      <w:proofErr w:type="spellEnd"/>
      <w:r w:rsidRPr="008B08C8">
        <w:rPr>
          <w:rFonts w:ascii="Segoe UI" w:hAnsi="Segoe UI" w:cs="Segoe UI"/>
          <w:sz w:val="21"/>
          <w:szCs w:val="21"/>
          <w:shd w:val="clear" w:color="auto" w:fill="FFFFFF"/>
        </w:rPr>
        <w:t xml:space="preserve"> i </w:t>
      </w:r>
      <w:proofErr w:type="spellStart"/>
      <w:r w:rsidRPr="008B08C8">
        <w:rPr>
          <w:rFonts w:ascii="Segoe UI" w:hAnsi="Segoe UI" w:cs="Segoe UI"/>
          <w:sz w:val="21"/>
          <w:szCs w:val="21"/>
          <w:shd w:val="clear" w:color="auto" w:fill="FFFFFF"/>
        </w:rPr>
        <w:t>tuoi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clienti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ti</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hanno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scelto</w:t>
      </w:r>
      <w:proofErr w:type="spellEnd"/>
      <w:r w:rsidRPr="008B08C8">
        <w:rPr>
          <w:rFonts w:ascii="Segoe UI" w:hAnsi="Segoe UI" w:cs="Segoe UI"/>
          <w:sz w:val="21"/>
          <w:szCs w:val="21"/>
          <w:shd w:val="clear" w:color="auto" w:fill="FFFFFF"/>
        </w:rPr>
        <w:t>.</w:t>
      </w:r>
      <w:r w:rsidRPr="008B08C8">
        <w:rPr>
          <w:rFonts w:ascii="Segoe UI" w:hAnsi="Segoe UI" w:cs="Segoe UI"/>
          <w:sz w:val="21"/>
          <w:szCs w:val="21"/>
          <w:shd w:val="clear" w:color="auto" w:fill="FFFFFF"/>
        </w:rPr>
        <w:br/>
      </w:r>
      <w:proofErr w:type="spellStart"/>
      <w:r w:rsidRPr="008B08C8">
        <w:rPr>
          <w:rFonts w:ascii="Segoe UI" w:hAnsi="Segoe UI" w:cs="Segoe UI"/>
          <w:sz w:val="21"/>
          <w:szCs w:val="21"/>
          <w:shd w:val="clear" w:color="auto" w:fill="FFFFFF"/>
        </w:rPr>
        <w:t>Usa</w:t>
      </w:r>
      <w:proofErr w:type="spellEnd"/>
      <w:r w:rsidRPr="008B08C8">
        <w:rPr>
          <w:rFonts w:ascii="Segoe UI" w:hAnsi="Segoe UI" w:cs="Segoe UI"/>
          <w:sz w:val="21"/>
          <w:szCs w:val="21"/>
          <w:shd w:val="clear" w:color="auto" w:fill="FFFFFF"/>
        </w:rPr>
        <w:t xml:space="preserve"> le </w:t>
      </w:r>
      <w:proofErr w:type="spellStart"/>
      <w:r w:rsidRPr="008B08C8">
        <w:rPr>
          <w:rFonts w:ascii="Segoe UI" w:hAnsi="Segoe UI" w:cs="Segoe UI"/>
          <w:sz w:val="21"/>
          <w:szCs w:val="21"/>
          <w:shd w:val="clear" w:color="auto" w:fill="FFFFFF"/>
        </w:rPr>
        <w:t>loro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parole</w:t>
      </w:r>
      <w:proofErr w:type="spellEnd"/>
      <w:r w:rsidRPr="008B08C8">
        <w:rPr>
          <w:rFonts w:ascii="Segoe UI" w:hAnsi="Segoe UI" w:cs="Segoe UI"/>
          <w:sz w:val="21"/>
          <w:szCs w:val="21"/>
          <w:shd w:val="clear" w:color="auto" w:fill="FFFFFF"/>
        </w:rPr>
        <w:t>, non le tue.</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Il </w:t>
      </w:r>
      <w:proofErr w:type="spellStart"/>
      <w:r w:rsidRPr="008B08C8">
        <w:rPr>
          <w:rFonts w:ascii="Segoe UI" w:hAnsi="Segoe UI" w:cs="Segoe UI"/>
          <w:sz w:val="21"/>
          <w:szCs w:val="21"/>
          <w:shd w:val="clear" w:color="auto" w:fill="FFFFFF"/>
        </w:rPr>
        <w:t>tuo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nuovo</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mantra</w:t>
      </w:r>
      <w:proofErr w:type="spellEnd"/>
      <w:r w:rsidRPr="008B08C8">
        <w:rPr>
          <w:rFonts w:ascii="Segoe UI" w:hAnsi="Segoe UI" w:cs="Segoe UI"/>
          <w:sz w:val="21"/>
          <w:szCs w:val="21"/>
          <w:shd w:val="clear" w:color="auto" w:fill="FFFFFF"/>
        </w:rPr>
        <w:t>?</w:t>
      </w:r>
      <w:r w:rsidRPr="008B08C8">
        <w:rPr>
          <w:rFonts w:ascii="Segoe UI" w:hAnsi="Segoe UI" w:cs="Segoe UI"/>
          <w:sz w:val="21"/>
          <w:szCs w:val="21"/>
          <w:shd w:val="clear" w:color="auto" w:fill="FFFFFF"/>
        </w:rPr>
        <w:br/>
      </w:r>
      <w:r w:rsidRPr="008B08C8">
        <w:rPr>
          <w:rFonts w:ascii="Segoe UI" w:hAnsi="Segoe UI" w:cs="Segoe UI"/>
          <w:sz w:val="21"/>
          <w:szCs w:val="21"/>
          <w:shd w:val="clear" w:color="auto" w:fill="FFFFFF"/>
        </w:rPr>
        <w:br/>
        <w:t xml:space="preserve">Non </w:t>
      </w:r>
      <w:proofErr w:type="spellStart"/>
      <w:r w:rsidRPr="008B08C8">
        <w:rPr>
          <w:rFonts w:ascii="Segoe UI" w:hAnsi="Segoe UI" w:cs="Segoe UI"/>
          <w:sz w:val="21"/>
          <w:szCs w:val="21"/>
          <w:shd w:val="clear" w:color="auto" w:fill="FFFFFF"/>
        </w:rPr>
        <w:t>smettere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mai</w:t>
      </w:r>
      <w:proofErr w:type="spellEnd"/>
      <w:r w:rsidRPr="008B08C8">
        <w:rPr>
          <w:rFonts w:ascii="Segoe UI" w:hAnsi="Segoe UI" w:cs="Segoe UI"/>
          <w:sz w:val="21"/>
          <w:szCs w:val="21"/>
          <w:shd w:val="clear" w:color="auto" w:fill="FFFFFF"/>
        </w:rPr>
        <w:t xml:space="preserve"> di </w:t>
      </w:r>
      <w:proofErr w:type="spellStart"/>
      <w:r w:rsidRPr="008B08C8">
        <w:rPr>
          <w:rFonts w:ascii="Segoe UI" w:hAnsi="Segoe UI" w:cs="Segoe UI"/>
          <w:sz w:val="21"/>
          <w:szCs w:val="21"/>
          <w:shd w:val="clear" w:color="auto" w:fill="FFFFFF"/>
        </w:rPr>
        <w:t>generare</w:t>
      </w:r>
      <w:proofErr w:type="spellEnd"/>
      <w:r w:rsidRPr="008B08C8">
        <w:rPr>
          <w:rFonts w:ascii="Segoe UI" w:hAnsi="Segoe UI" w:cs="Segoe UI"/>
          <w:sz w:val="21"/>
          <w:szCs w:val="21"/>
          <w:shd w:val="clear" w:color="auto" w:fill="FFFFFF"/>
        </w:rPr>
        <w:t xml:space="preserve"> </w:t>
      </w:r>
      <w:proofErr w:type="spellStart"/>
      <w:r w:rsidRPr="008B08C8">
        <w:rPr>
          <w:rFonts w:ascii="Segoe UI" w:hAnsi="Segoe UI" w:cs="Segoe UI"/>
          <w:sz w:val="21"/>
          <w:szCs w:val="21"/>
          <w:shd w:val="clear" w:color="auto" w:fill="FFFFFF"/>
        </w:rPr>
        <w:t>pipeline</w:t>
      </w:r>
      <w:proofErr w:type="spellEnd"/>
      <w:r w:rsidRPr="008B08C8">
        <w:rPr>
          <w:rFonts w:ascii="Segoe UI" w:hAnsi="Segoe UI" w:cs="Segoe UI"/>
          <w:sz w:val="21"/>
          <w:szCs w:val="21"/>
          <w:shd w:val="clear" w:color="auto" w:fill="FFFFFF"/>
        </w:rPr>
        <w:t>.</w:t>
      </w:r>
    </w:p>
    <w:p w14:paraId="71EE6CE6" w14:textId="62D4B9AD" w:rsidR="00CE7C4B" w:rsidRDefault="00CE7C4B" w:rsidP="00805815">
      <w:pPr>
        <w:pBdr>
          <w:bottom w:val="single" w:sz="12" w:space="1" w:color="auto"/>
        </w:pBdr>
        <w:rPr>
          <w:rFonts w:ascii="Segoe UI" w:hAnsi="Segoe UI" w:cs="Segoe UI"/>
          <w:sz w:val="21"/>
          <w:szCs w:val="21"/>
          <w:shd w:val="clear" w:color="auto" w:fill="FFFFFF"/>
        </w:rPr>
      </w:pPr>
    </w:p>
    <w:p w14:paraId="6C7A2581" w14:textId="62B53995" w:rsidR="00CE7C4B" w:rsidRDefault="00154294" w:rsidP="00805815">
      <w:pPr>
        <w:rPr>
          <w:rFonts w:ascii="Segoe UI" w:hAnsi="Segoe UI" w:cs="Segoe UI"/>
          <w:sz w:val="21"/>
          <w:szCs w:val="21"/>
          <w:shd w:val="clear" w:color="auto" w:fill="FFFFFF"/>
        </w:rPr>
      </w:pPr>
      <w:hyperlink r:id="rId12" w:history="1">
        <w:r w:rsidR="00CE7C4B" w:rsidRPr="00324953">
          <w:rPr>
            <w:rStyle w:val="Hyperlink"/>
            <w:rFonts w:ascii="Segoe UI" w:hAnsi="Segoe UI" w:cs="Segoe UI"/>
            <w:sz w:val="21"/>
            <w:szCs w:val="21"/>
            <w:shd w:val="clear" w:color="auto" w:fill="FFFFFF"/>
          </w:rPr>
          <w:t>https://www.linkedin.com/posts/aaron-reeves-sales_71-meetings-i-booked-in-2023-started-with-activity-7315673546083487744-oaDn?utm_source=share&amp;utm_medium=member_desktop&amp;rcm=ACoAABR6GCcBhQFYMJOP-YvG8dFomZ3wH0YkopY</w:t>
        </w:r>
      </w:hyperlink>
    </w:p>
    <w:p w14:paraId="6FADFF6B" w14:textId="70B94595" w:rsidR="00CE7C4B" w:rsidRDefault="00CE7C4B" w:rsidP="00805815">
      <w:pPr>
        <w:rPr>
          <w:rFonts w:ascii="Segoe UI" w:hAnsi="Segoe UI" w:cs="Segoe UI"/>
          <w:sz w:val="21"/>
          <w:szCs w:val="21"/>
          <w:shd w:val="clear" w:color="auto" w:fill="FFFFFF"/>
        </w:rPr>
      </w:pPr>
      <w:r w:rsidRPr="00CE7C4B">
        <w:rPr>
          <w:rFonts w:ascii="Segoe UI" w:hAnsi="Segoe UI" w:cs="Segoe UI"/>
          <w:sz w:val="21"/>
          <w:szCs w:val="21"/>
          <w:shd w:val="clear" w:color="auto" w:fill="FFFFFF"/>
        </w:rPr>
        <w:t xml:space="preserve">71+ </w:t>
      </w:r>
      <w:proofErr w:type="spellStart"/>
      <w:r w:rsidRPr="00CE7C4B">
        <w:rPr>
          <w:rFonts w:ascii="Segoe UI" w:hAnsi="Segoe UI" w:cs="Segoe UI"/>
          <w:sz w:val="21"/>
          <w:szCs w:val="21"/>
          <w:shd w:val="clear" w:color="auto" w:fill="FFFFFF"/>
        </w:rPr>
        <w:t>meetings</w:t>
      </w:r>
      <w:proofErr w:type="spellEnd"/>
      <w:r w:rsidRPr="00CE7C4B">
        <w:rPr>
          <w:rFonts w:ascii="Segoe UI" w:hAnsi="Segoe UI" w:cs="Segoe UI"/>
          <w:sz w:val="21"/>
          <w:szCs w:val="21"/>
          <w:shd w:val="clear" w:color="auto" w:fill="FFFFFF"/>
        </w:rPr>
        <w:t xml:space="preserve"> I </w:t>
      </w:r>
      <w:proofErr w:type="spellStart"/>
      <w:r w:rsidRPr="00CE7C4B">
        <w:rPr>
          <w:rFonts w:ascii="Segoe UI" w:hAnsi="Segoe UI" w:cs="Segoe UI"/>
          <w:sz w:val="21"/>
          <w:szCs w:val="21"/>
          <w:shd w:val="clear" w:color="auto" w:fill="FFFFFF"/>
        </w:rPr>
        <w:t>booked</w:t>
      </w:r>
      <w:proofErr w:type="spellEnd"/>
      <w:r w:rsidRPr="00CE7C4B">
        <w:rPr>
          <w:rFonts w:ascii="Segoe UI" w:hAnsi="Segoe UI" w:cs="Segoe UI"/>
          <w:sz w:val="21"/>
          <w:szCs w:val="21"/>
          <w:shd w:val="clear" w:color="auto" w:fill="FFFFFF"/>
        </w:rPr>
        <w:t xml:space="preserve"> in 2023 </w:t>
      </w:r>
      <w:proofErr w:type="spellStart"/>
      <w:r w:rsidRPr="00CE7C4B">
        <w:rPr>
          <w:rFonts w:ascii="Segoe UI" w:hAnsi="Segoe UI" w:cs="Segoe UI"/>
          <w:sz w:val="21"/>
          <w:szCs w:val="21"/>
          <w:shd w:val="clear" w:color="auto" w:fill="FFFFFF"/>
        </w:rPr>
        <w:t>started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with</w:t>
      </w:r>
      <w:proofErr w:type="spellEnd"/>
      <w:r w:rsidRPr="00CE7C4B">
        <w:rPr>
          <w:rFonts w:ascii="Segoe UI" w:hAnsi="Segoe UI" w:cs="Segoe UI"/>
          <w:sz w:val="21"/>
          <w:szCs w:val="21"/>
          <w:shd w:val="clear" w:color="auto" w:fill="FFFFFF"/>
        </w:rPr>
        <w:t xml:space="preserve"> a cold email. </w:t>
      </w:r>
      <w:proofErr w:type="spellStart"/>
      <w:r w:rsidRPr="00CE7C4B">
        <w:rPr>
          <w:rFonts w:ascii="Segoe UI" w:hAnsi="Segoe UI" w:cs="Segoe UI"/>
          <w:sz w:val="21"/>
          <w:szCs w:val="21"/>
          <w:shd w:val="clear" w:color="auto" w:fill="FFFFFF"/>
        </w:rPr>
        <w:t>Here’s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how</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 xml:space="preserve">All </w:t>
      </w:r>
      <w:proofErr w:type="spellStart"/>
      <w:r w:rsidRPr="00CE7C4B">
        <w:rPr>
          <w:rFonts w:ascii="Segoe UI" w:hAnsi="Segoe UI" w:cs="Segoe UI"/>
          <w:sz w:val="21"/>
          <w:szCs w:val="21"/>
          <w:shd w:val="clear" w:color="auto" w:fill="FFFFFF"/>
        </w:rPr>
        <w:t>of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them</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followed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my</w:t>
      </w:r>
      <w:proofErr w:type="spellEnd"/>
      <w:r w:rsidRPr="00CE7C4B">
        <w:rPr>
          <w:rFonts w:ascii="Segoe UI" w:hAnsi="Segoe UI" w:cs="Segoe UI"/>
          <w:sz w:val="21"/>
          <w:szCs w:val="21"/>
          <w:shd w:val="clear" w:color="auto" w:fill="FFFFFF"/>
        </w:rPr>
        <w:t xml:space="preserve"> “TIPS” </w:t>
      </w:r>
      <w:proofErr w:type="spellStart"/>
      <w:r w:rsidRPr="00CE7C4B">
        <w:rPr>
          <w:rFonts w:ascii="Segoe UI" w:hAnsi="Segoe UI" w:cs="Segoe UI"/>
          <w:sz w:val="21"/>
          <w:szCs w:val="21"/>
          <w:shd w:val="clear" w:color="auto" w:fill="FFFFFF"/>
        </w:rPr>
        <w:t>framework</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T - Trigger</w:t>
      </w:r>
      <w:r w:rsidRPr="00CE7C4B">
        <w:rPr>
          <w:rFonts w:ascii="Segoe UI" w:hAnsi="Segoe UI" w:cs="Segoe UI"/>
          <w:sz w:val="21"/>
          <w:szCs w:val="21"/>
          <w:shd w:val="clear" w:color="auto" w:fill="FFFFFF"/>
        </w:rPr>
        <w:br/>
        <w:t xml:space="preserve">I - </w:t>
      </w:r>
      <w:proofErr w:type="spellStart"/>
      <w:r w:rsidRPr="00CE7C4B">
        <w:rPr>
          <w:rFonts w:ascii="Segoe UI" w:hAnsi="Segoe UI" w:cs="Segoe UI"/>
          <w:sz w:val="21"/>
          <w:szCs w:val="21"/>
          <w:shd w:val="clear" w:color="auto" w:fill="FFFFFF"/>
        </w:rPr>
        <w:t>Implication</w:t>
      </w:r>
      <w:proofErr w:type="spellEnd"/>
      <w:r w:rsidRPr="00CE7C4B">
        <w:rPr>
          <w:rFonts w:ascii="Segoe UI" w:hAnsi="Segoe UI" w:cs="Segoe UI"/>
          <w:sz w:val="21"/>
          <w:szCs w:val="21"/>
          <w:shd w:val="clear" w:color="auto" w:fill="FFFFFF"/>
        </w:rPr>
        <w:br/>
        <w:t>P - Pain</w:t>
      </w:r>
      <w:r w:rsidRPr="00CE7C4B">
        <w:rPr>
          <w:rFonts w:ascii="Segoe UI" w:hAnsi="Segoe UI" w:cs="Segoe UI"/>
          <w:sz w:val="21"/>
          <w:szCs w:val="21"/>
          <w:shd w:val="clear" w:color="auto" w:fill="FFFFFF"/>
        </w:rPr>
        <w:br/>
        <w:t xml:space="preserve">S - </w:t>
      </w:r>
      <w:proofErr w:type="spellStart"/>
      <w:r w:rsidRPr="00CE7C4B">
        <w:rPr>
          <w:rFonts w:ascii="Segoe UI" w:hAnsi="Segoe UI" w:cs="Segoe UI"/>
          <w:sz w:val="21"/>
          <w:szCs w:val="21"/>
          <w:shd w:val="clear" w:color="auto" w:fill="FFFFFF"/>
        </w:rPr>
        <w:t>Social</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proof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solution</w:t>
      </w:r>
      <w:proofErr w:type="spellEnd"/>
      <w:r w:rsidRPr="00CE7C4B">
        <w:rPr>
          <w:rFonts w:ascii="Segoe UI" w:hAnsi="Segoe UI" w:cs="Segoe UI"/>
          <w:sz w:val="21"/>
          <w:szCs w:val="21"/>
          <w:shd w:val="clear" w:color="auto" w:fill="FFFFFF"/>
        </w:rPr>
        <w:t xml:space="preserve">, soft </w:t>
      </w:r>
      <w:proofErr w:type="spellStart"/>
      <w:r w:rsidRPr="00CE7C4B">
        <w:rPr>
          <w:rFonts w:ascii="Segoe UI" w:hAnsi="Segoe UI" w:cs="Segoe UI"/>
          <w:sz w:val="21"/>
          <w:szCs w:val="21"/>
          <w:shd w:val="clear" w:color="auto" w:fill="FFFFFF"/>
        </w:rPr>
        <w:t>cta</w:t>
      </w:r>
      <w:proofErr w:type="spellEnd"/>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Step</w:t>
      </w:r>
      <w:proofErr w:type="spellEnd"/>
      <w:r w:rsidRPr="00CE7C4B">
        <w:rPr>
          <w:rFonts w:ascii="Segoe UI" w:hAnsi="Segoe UI" w:cs="Segoe UI"/>
          <w:sz w:val="21"/>
          <w:szCs w:val="21"/>
          <w:shd w:val="clear" w:color="auto" w:fill="FFFFFF"/>
        </w:rPr>
        <w:t xml:space="preserve"> 1: Start </w:t>
      </w:r>
      <w:proofErr w:type="spellStart"/>
      <w:r w:rsidRPr="00CE7C4B">
        <w:rPr>
          <w:rFonts w:ascii="Segoe UI" w:hAnsi="Segoe UI" w:cs="Segoe UI"/>
          <w:sz w:val="21"/>
          <w:szCs w:val="21"/>
          <w:shd w:val="clear" w:color="auto" w:fill="FFFFFF"/>
        </w:rPr>
        <w:t>with</w:t>
      </w:r>
      <w:proofErr w:type="spellEnd"/>
      <w:r w:rsidRPr="00CE7C4B">
        <w:rPr>
          <w:rFonts w:ascii="Segoe UI" w:hAnsi="Segoe UI" w:cs="Segoe UI"/>
          <w:sz w:val="21"/>
          <w:szCs w:val="21"/>
          <w:shd w:val="clear" w:color="auto" w:fill="FFFFFF"/>
        </w:rPr>
        <w:t xml:space="preserve"> a Trigger</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Hey, [prospect] </w:t>
      </w:r>
      <w:proofErr w:type="spellStart"/>
      <w:r w:rsidRPr="00CE7C4B">
        <w:rPr>
          <w:rFonts w:ascii="Segoe UI" w:hAnsi="Segoe UI" w:cs="Segoe UI"/>
          <w:sz w:val="21"/>
          <w:szCs w:val="21"/>
          <w:shd w:val="clear" w:color="auto" w:fill="FFFFFF"/>
        </w:rPr>
        <w:t>hope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this</w:t>
      </w:r>
      <w:proofErr w:type="spellEnd"/>
      <w:r w:rsidRPr="00CE7C4B">
        <w:rPr>
          <w:rFonts w:ascii="Segoe UI" w:hAnsi="Segoe UI" w:cs="Segoe UI"/>
          <w:sz w:val="21"/>
          <w:szCs w:val="21"/>
          <w:shd w:val="clear" w:color="auto" w:fill="FFFFFF"/>
        </w:rPr>
        <w:t xml:space="preserve"> email </w:t>
      </w:r>
      <w:proofErr w:type="spellStart"/>
      <w:r w:rsidRPr="00CE7C4B">
        <w:rPr>
          <w:rFonts w:ascii="Segoe UI" w:hAnsi="Segoe UI" w:cs="Segoe UI"/>
          <w:sz w:val="21"/>
          <w:szCs w:val="21"/>
          <w:shd w:val="clear" w:color="auto" w:fill="FFFFFF"/>
        </w:rPr>
        <w:t>finds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well</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Hey [</w:t>
      </w:r>
      <w:proofErr w:type="spellStart"/>
      <w:r w:rsidRPr="00CE7C4B">
        <w:rPr>
          <w:rFonts w:ascii="Segoe UI" w:hAnsi="Segoe UI" w:cs="Segoe UI"/>
          <w:sz w:val="21"/>
          <w:szCs w:val="21"/>
          <w:shd w:val="clear" w:color="auto" w:fill="FFFFFF"/>
        </w:rPr>
        <w:t>name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noticed</w:t>
      </w:r>
      <w:proofErr w:type="spellEnd"/>
      <w:r w:rsidRPr="00CE7C4B">
        <w:rPr>
          <w:rFonts w:ascii="Segoe UI" w:hAnsi="Segoe UI" w:cs="Segoe UI"/>
          <w:sz w:val="21"/>
          <w:szCs w:val="21"/>
          <w:shd w:val="clear" w:color="auto" w:fill="FFFFFF"/>
        </w:rPr>
        <w:t xml:space="preserve"> that </w:t>
      </w:r>
      <w:proofErr w:type="spellStart"/>
      <w:r w:rsidRPr="00CE7C4B">
        <w:rPr>
          <w:rFonts w:ascii="Segoe UI" w:hAnsi="Segoe UI" w:cs="Segoe UI"/>
          <w:sz w:val="21"/>
          <w:szCs w:val="21"/>
          <w:shd w:val="clear" w:color="auto" w:fill="FFFFFF"/>
        </w:rPr>
        <w:t>your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sales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team</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grew</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by</w:t>
      </w:r>
      <w:proofErr w:type="spellEnd"/>
      <w:r w:rsidRPr="00CE7C4B">
        <w:rPr>
          <w:rFonts w:ascii="Segoe UI" w:hAnsi="Segoe UI" w:cs="Segoe UI"/>
          <w:sz w:val="21"/>
          <w:szCs w:val="21"/>
          <w:shd w:val="clear" w:color="auto" w:fill="FFFFFF"/>
        </w:rPr>
        <w:t xml:space="preserve"> 12 AEs in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last Q</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No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fluff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get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straight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into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reason</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why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you’re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reaching</w:t>
      </w:r>
      <w:proofErr w:type="spellEnd"/>
      <w:r w:rsidRPr="00CE7C4B">
        <w:rPr>
          <w:rFonts w:ascii="Segoe UI" w:hAnsi="Segoe UI" w:cs="Segoe UI"/>
          <w:sz w:val="21"/>
          <w:szCs w:val="21"/>
          <w:shd w:val="clear" w:color="auto" w:fill="FFFFFF"/>
        </w:rPr>
        <w:t xml:space="preserve"> out, </w:t>
      </w:r>
      <w:proofErr w:type="spellStart"/>
      <w:r w:rsidRPr="00CE7C4B">
        <w:rPr>
          <w:rFonts w:ascii="Segoe UI" w:hAnsi="Segoe UI" w:cs="Segoe UI"/>
          <w:sz w:val="21"/>
          <w:szCs w:val="21"/>
          <w:shd w:val="clear" w:color="auto" w:fill="FFFFFF"/>
        </w:rPr>
        <w:t>be</w:t>
      </w:r>
      <w:proofErr w:type="spellEnd"/>
      <w:r w:rsidRPr="00CE7C4B">
        <w:rPr>
          <w:rFonts w:ascii="Segoe UI" w:hAnsi="Segoe UI" w:cs="Segoe UI"/>
          <w:sz w:val="21"/>
          <w:szCs w:val="21"/>
          <w:shd w:val="clear" w:color="auto" w:fill="FFFFFF"/>
        </w:rPr>
        <w:t xml:space="preserve"> relevant.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Step</w:t>
      </w:r>
      <w:proofErr w:type="spellEnd"/>
      <w:r w:rsidRPr="00CE7C4B">
        <w:rPr>
          <w:rFonts w:ascii="Segoe UI" w:hAnsi="Segoe UI" w:cs="Segoe UI"/>
          <w:sz w:val="21"/>
          <w:szCs w:val="21"/>
          <w:shd w:val="clear" w:color="auto" w:fill="FFFFFF"/>
        </w:rPr>
        <w:t xml:space="preserve"> 2: </w:t>
      </w:r>
      <w:proofErr w:type="spellStart"/>
      <w:r w:rsidRPr="00CE7C4B">
        <w:rPr>
          <w:rFonts w:ascii="Segoe UI" w:hAnsi="Segoe UI" w:cs="Segoe UI"/>
          <w:sz w:val="21"/>
          <w:szCs w:val="21"/>
          <w:shd w:val="clear" w:color="auto" w:fill="FFFFFF"/>
        </w:rPr>
        <w:t>Implicaiton</w:t>
      </w:r>
      <w:proofErr w:type="spellEnd"/>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Our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product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w:t>
      </w:r>
      <w:proofErr w:type="spellEnd"/>
      <w:r w:rsidRPr="00CE7C4B">
        <w:rPr>
          <w:rFonts w:ascii="Segoe UI" w:hAnsi="Segoe UI" w:cs="Segoe UI"/>
          <w:sz w:val="21"/>
          <w:szCs w:val="21"/>
          <w:shd w:val="clear" w:color="auto" w:fill="FFFFFF"/>
        </w:rPr>
        <w:t xml:space="preserve"> a </w:t>
      </w:r>
      <w:proofErr w:type="spellStart"/>
      <w:r w:rsidRPr="00CE7C4B">
        <w:rPr>
          <w:rFonts w:ascii="Segoe UI" w:hAnsi="Segoe UI" w:cs="Segoe UI"/>
          <w:sz w:val="21"/>
          <w:szCs w:val="21"/>
          <w:shd w:val="clear" w:color="auto" w:fill="FFFFFF"/>
        </w:rPr>
        <w:t>streamlined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optimized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all</w:t>
      </w:r>
      <w:proofErr w:type="spellEnd"/>
      <w:r w:rsidRPr="00CE7C4B">
        <w:rPr>
          <w:rFonts w:ascii="Segoe UI" w:hAnsi="Segoe UI" w:cs="Segoe UI"/>
          <w:sz w:val="21"/>
          <w:szCs w:val="21"/>
          <w:shd w:val="clear" w:color="auto" w:fill="FFFFFF"/>
        </w:rPr>
        <w:t xml:space="preserve"> in </w:t>
      </w:r>
      <w:proofErr w:type="spellStart"/>
      <w:r w:rsidRPr="00CE7C4B">
        <w:rPr>
          <w:rFonts w:ascii="Segoe UI" w:hAnsi="Segoe UI" w:cs="Segoe UI"/>
          <w:sz w:val="21"/>
          <w:szCs w:val="21"/>
          <w:shd w:val="clear" w:color="auto" w:fill="FFFFFF"/>
        </w:rPr>
        <w:t>one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solution</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When</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teams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grow</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typically</w:t>
      </w:r>
      <w:proofErr w:type="spellEnd"/>
      <w:r w:rsidRPr="00CE7C4B">
        <w:rPr>
          <w:rFonts w:ascii="Segoe UI" w:hAnsi="Segoe UI" w:cs="Segoe UI"/>
          <w:sz w:val="21"/>
          <w:szCs w:val="21"/>
          <w:shd w:val="clear" w:color="auto" w:fill="FFFFFF"/>
        </w:rPr>
        <w:t xml:space="preserve"> that </w:t>
      </w:r>
      <w:proofErr w:type="spellStart"/>
      <w:r w:rsidRPr="00CE7C4B">
        <w:rPr>
          <w:rFonts w:ascii="Segoe UI" w:hAnsi="Segoe UI" w:cs="Segoe UI"/>
          <w:sz w:val="21"/>
          <w:szCs w:val="21"/>
          <w:shd w:val="clear" w:color="auto" w:fill="FFFFFF"/>
        </w:rPr>
        <w:t>means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there’s</w:t>
      </w:r>
      <w:proofErr w:type="spellEnd"/>
      <w:r w:rsidRPr="00CE7C4B">
        <w:rPr>
          <w:rFonts w:ascii="Segoe UI" w:hAnsi="Segoe UI" w:cs="Segoe UI"/>
          <w:sz w:val="21"/>
          <w:szCs w:val="21"/>
          <w:shd w:val="clear" w:color="auto" w:fill="FFFFFF"/>
        </w:rPr>
        <w:t xml:space="preserve"> a </w:t>
      </w:r>
      <w:proofErr w:type="spellStart"/>
      <w:r w:rsidRPr="00CE7C4B">
        <w:rPr>
          <w:rFonts w:ascii="Segoe UI" w:hAnsi="Segoe UI" w:cs="Segoe UI"/>
          <w:sz w:val="21"/>
          <w:szCs w:val="21"/>
          <w:shd w:val="clear" w:color="auto" w:fill="FFFFFF"/>
        </w:rPr>
        <w:t>focus</w:t>
      </w:r>
      <w:proofErr w:type="spellEnd"/>
      <w:r w:rsidRPr="00CE7C4B">
        <w:rPr>
          <w:rFonts w:ascii="Segoe UI" w:hAnsi="Segoe UI" w:cs="Segoe UI"/>
          <w:sz w:val="21"/>
          <w:szCs w:val="21"/>
          <w:shd w:val="clear" w:color="auto" w:fill="FFFFFF"/>
        </w:rPr>
        <w:t xml:space="preserve"> on </w:t>
      </w:r>
      <w:proofErr w:type="spellStart"/>
      <w:r w:rsidRPr="00CE7C4B">
        <w:rPr>
          <w:rFonts w:ascii="Segoe UI" w:hAnsi="Segoe UI" w:cs="Segoe UI"/>
          <w:sz w:val="21"/>
          <w:szCs w:val="21"/>
          <w:shd w:val="clear" w:color="auto" w:fill="FFFFFF"/>
        </w:rPr>
        <w:t>how</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ramp</w:t>
      </w:r>
      <w:proofErr w:type="spellEnd"/>
      <w:r w:rsidRPr="00CE7C4B">
        <w:rPr>
          <w:rFonts w:ascii="Segoe UI" w:hAnsi="Segoe UI" w:cs="Segoe UI"/>
          <w:sz w:val="21"/>
          <w:szCs w:val="21"/>
          <w:shd w:val="clear" w:color="auto" w:fill="FFFFFF"/>
        </w:rPr>
        <w:t xml:space="preserve"> all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new</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hires</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Don’t</w:t>
      </w:r>
      <w:proofErr w:type="spellEnd"/>
      <w:r w:rsidRPr="00CE7C4B">
        <w:rPr>
          <w:rFonts w:ascii="Segoe UI" w:hAnsi="Segoe UI" w:cs="Segoe UI"/>
          <w:sz w:val="21"/>
          <w:szCs w:val="21"/>
          <w:shd w:val="clear" w:color="auto" w:fill="FFFFFF"/>
        </w:rPr>
        <w:t xml:space="preserve"> jump </w:t>
      </w:r>
      <w:proofErr w:type="spellStart"/>
      <w:r w:rsidRPr="00CE7C4B">
        <w:rPr>
          <w:rFonts w:ascii="Segoe UI" w:hAnsi="Segoe UI" w:cs="Segoe UI"/>
          <w:sz w:val="21"/>
          <w:szCs w:val="21"/>
          <w:shd w:val="clear" w:color="auto" w:fill="FFFFFF"/>
        </w:rPr>
        <w:t>into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features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instead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tie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trigger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into</w:t>
      </w:r>
      <w:proofErr w:type="spellEnd"/>
      <w:r w:rsidRPr="00CE7C4B">
        <w:rPr>
          <w:rFonts w:ascii="Segoe UI" w:hAnsi="Segoe UI" w:cs="Segoe UI"/>
          <w:sz w:val="21"/>
          <w:szCs w:val="21"/>
          <w:shd w:val="clear" w:color="auto" w:fill="FFFFFF"/>
        </w:rPr>
        <w:t xml:space="preserve"> a potential </w:t>
      </w:r>
      <w:proofErr w:type="spellStart"/>
      <w:r w:rsidRPr="00CE7C4B">
        <w:rPr>
          <w:rFonts w:ascii="Segoe UI" w:hAnsi="Segoe UI" w:cs="Segoe UI"/>
          <w:sz w:val="21"/>
          <w:szCs w:val="21"/>
          <w:shd w:val="clear" w:color="auto" w:fill="FFFFFF"/>
        </w:rPr>
        <w:t>issue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face</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Make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sure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it’s</w:t>
      </w:r>
      <w:proofErr w:type="spellEnd"/>
      <w:r w:rsidRPr="00CE7C4B">
        <w:rPr>
          <w:rFonts w:ascii="Segoe UI" w:hAnsi="Segoe UI" w:cs="Segoe UI"/>
          <w:sz w:val="21"/>
          <w:szCs w:val="21"/>
          <w:shd w:val="clear" w:color="auto" w:fill="FFFFFF"/>
        </w:rPr>
        <w:t xml:space="preserve"> a </w:t>
      </w:r>
      <w:proofErr w:type="spellStart"/>
      <w:r w:rsidRPr="00CE7C4B">
        <w:rPr>
          <w:rFonts w:ascii="Segoe UI" w:hAnsi="Segoe UI" w:cs="Segoe UI"/>
          <w:sz w:val="21"/>
          <w:szCs w:val="21"/>
          <w:shd w:val="clear" w:color="auto" w:fill="FFFFFF"/>
        </w:rPr>
        <w:t>common</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issue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talk</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current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customers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your</w:t>
      </w:r>
      <w:proofErr w:type="spellEnd"/>
      <w:r w:rsidRPr="00CE7C4B">
        <w:rPr>
          <w:rFonts w:ascii="Segoe UI" w:hAnsi="Segoe UI" w:cs="Segoe UI"/>
          <w:sz w:val="21"/>
          <w:szCs w:val="21"/>
          <w:shd w:val="clear" w:color="auto" w:fill="FFFFFF"/>
        </w:rPr>
        <w:t xml:space="preserve"> AE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understand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what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issues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buyers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are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going</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through</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lastRenderedPageBreak/>
        <w:br/>
        <w:t xml:space="preserve">This </w:t>
      </w:r>
      <w:proofErr w:type="spellStart"/>
      <w:r w:rsidRPr="00CE7C4B">
        <w:rPr>
          <w:rFonts w:ascii="Segoe UI" w:hAnsi="Segoe UI" w:cs="Segoe UI"/>
          <w:sz w:val="21"/>
          <w:szCs w:val="21"/>
          <w:shd w:val="clear" w:color="auto" w:fill="FFFFFF"/>
        </w:rPr>
        <w:t>is</w:t>
      </w:r>
      <w:proofErr w:type="spellEnd"/>
      <w:r w:rsidRPr="00CE7C4B">
        <w:rPr>
          <w:rFonts w:ascii="Segoe UI" w:hAnsi="Segoe UI" w:cs="Segoe UI"/>
          <w:sz w:val="21"/>
          <w:szCs w:val="21"/>
          <w:shd w:val="clear" w:color="auto" w:fill="FFFFFF"/>
        </w:rPr>
        <w:t xml:space="preserve"> essential </w:t>
      </w:r>
      <w:proofErr w:type="spellStart"/>
      <w:r w:rsidRPr="00CE7C4B">
        <w:rPr>
          <w:rFonts w:ascii="Segoe UI" w:hAnsi="Segoe UI" w:cs="Segoe UI"/>
          <w:sz w:val="21"/>
          <w:szCs w:val="21"/>
          <w:shd w:val="clear" w:color="auto" w:fill="FFFFFF"/>
        </w:rPr>
        <w:t>for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setting</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up</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next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step</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Step</w:t>
      </w:r>
      <w:proofErr w:type="spellEnd"/>
      <w:r w:rsidRPr="00CE7C4B">
        <w:rPr>
          <w:rFonts w:ascii="Segoe UI" w:hAnsi="Segoe UI" w:cs="Segoe UI"/>
          <w:sz w:val="21"/>
          <w:szCs w:val="21"/>
          <w:shd w:val="clear" w:color="auto" w:fill="FFFFFF"/>
        </w:rPr>
        <w:t xml:space="preserve"> 3: Pain</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offer</w:t>
      </w:r>
      <w:proofErr w:type="spellEnd"/>
      <w:r w:rsidRPr="00CE7C4B">
        <w:rPr>
          <w:rFonts w:ascii="Segoe UI" w:hAnsi="Segoe UI" w:cs="Segoe UI"/>
          <w:sz w:val="21"/>
          <w:szCs w:val="21"/>
          <w:shd w:val="clear" w:color="auto" w:fill="FFFFFF"/>
        </w:rPr>
        <w:t xml:space="preserve"> a </w:t>
      </w:r>
      <w:proofErr w:type="spellStart"/>
      <w:r w:rsidRPr="00CE7C4B">
        <w:rPr>
          <w:rFonts w:ascii="Segoe UI" w:hAnsi="Segoe UI" w:cs="Segoe UI"/>
          <w:sz w:val="21"/>
          <w:szCs w:val="21"/>
          <w:shd w:val="clear" w:color="auto" w:fill="FFFFFF"/>
        </w:rPr>
        <w:t>free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onboarding</w:t>
      </w:r>
      <w:proofErr w:type="spellEnd"/>
      <w:r w:rsidRPr="00CE7C4B">
        <w:rPr>
          <w:rFonts w:ascii="Segoe UI" w:hAnsi="Segoe UI" w:cs="Segoe UI"/>
          <w:sz w:val="21"/>
          <w:szCs w:val="21"/>
          <w:shd w:val="clear" w:color="auto" w:fill="FFFFFF"/>
        </w:rPr>
        <w:t xml:space="preserve">, and an AI platform that </w:t>
      </w:r>
      <w:proofErr w:type="spellStart"/>
      <w:r w:rsidRPr="00CE7C4B">
        <w:rPr>
          <w:rFonts w:ascii="Segoe UI" w:hAnsi="Segoe UI" w:cs="Segoe UI"/>
          <w:sz w:val="21"/>
          <w:szCs w:val="21"/>
          <w:shd w:val="clear" w:color="auto" w:fill="FFFFFF"/>
        </w:rPr>
        <w:t>shows</w:t>
      </w:r>
      <w:proofErr w:type="spellEnd"/>
      <w:r w:rsidRPr="00CE7C4B">
        <w:rPr>
          <w:rFonts w:ascii="Segoe UI" w:hAnsi="Segoe UI" w:cs="Segoe UI"/>
          <w:sz w:val="21"/>
          <w:szCs w:val="21"/>
          <w:shd w:val="clear" w:color="auto" w:fill="FFFFFF"/>
        </w:rPr>
        <w:t xml:space="preserve"> all </w:t>
      </w:r>
      <w:proofErr w:type="spellStart"/>
      <w:r w:rsidRPr="00CE7C4B">
        <w:rPr>
          <w:rFonts w:ascii="Segoe UI" w:hAnsi="Segoe UI" w:cs="Segoe UI"/>
          <w:sz w:val="21"/>
          <w:szCs w:val="21"/>
          <w:shd w:val="clear" w:color="auto" w:fill="FFFFFF"/>
        </w:rPr>
        <w:t>metrics</w:t>
      </w:r>
      <w:proofErr w:type="spellEnd"/>
      <w:r w:rsidRPr="00CE7C4B">
        <w:rPr>
          <w:rFonts w:ascii="Segoe UI" w:hAnsi="Segoe UI" w:cs="Segoe UI"/>
          <w:sz w:val="21"/>
          <w:szCs w:val="21"/>
          <w:shd w:val="clear" w:color="auto" w:fill="FFFFFF"/>
        </w:rPr>
        <w:br/>
      </w:r>
      <w:r w:rsidRPr="00CE7C4B">
        <w:rPr>
          <w:rFonts w:ascii="Segoe UI Emoji" w:hAnsi="Segoe UI Emoji" w:cs="Segoe UI Emoji"/>
          <w:sz w:val="21"/>
          <w:szCs w:val="21"/>
          <w:shd w:val="clear" w:color="auto" w:fill="FFFFFF"/>
        </w:rPr>
        <w:t>✅</w:t>
      </w:r>
      <w:r w:rsidRPr="00CE7C4B">
        <w:rPr>
          <w:rFonts w:ascii="Segoe UI" w:hAnsi="Segoe UI" w:cs="Segoe UI"/>
          <w:sz w:val="21"/>
          <w:szCs w:val="21"/>
          <w:shd w:val="clear" w:color="auto" w:fill="FFFFFF"/>
        </w:rPr>
        <w:t xml:space="preserve"> Most VPs </w:t>
      </w:r>
      <w:proofErr w:type="spellStart"/>
      <w:r w:rsidRPr="00CE7C4B">
        <w:rPr>
          <w:rFonts w:ascii="Segoe UI" w:hAnsi="Segoe UI" w:cs="Segoe UI"/>
          <w:sz w:val="21"/>
          <w:szCs w:val="21"/>
          <w:shd w:val="clear" w:color="auto" w:fill="FFFFFF"/>
        </w:rPr>
        <w:t>say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they</w:t>
      </w:r>
      <w:proofErr w:type="spellEnd"/>
      <w:r w:rsidRPr="00CE7C4B">
        <w:rPr>
          <w:rFonts w:ascii="Segoe UI" w:hAnsi="Segoe UI" w:cs="Segoe UI"/>
          <w:sz w:val="21"/>
          <w:szCs w:val="21"/>
          <w:shd w:val="clear" w:color="auto" w:fill="FFFFFF"/>
        </w:rPr>
        <w:t xml:space="preserve"> lack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time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coach</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reps</w:t>
      </w:r>
      <w:proofErr w:type="spellEnd"/>
      <w:r w:rsidRPr="00CE7C4B">
        <w:rPr>
          <w:rFonts w:ascii="Segoe UI" w:hAnsi="Segoe UI" w:cs="Segoe UI"/>
          <w:sz w:val="21"/>
          <w:szCs w:val="21"/>
          <w:shd w:val="clear" w:color="auto" w:fill="FFFFFF"/>
        </w:rPr>
        <w:t xml:space="preserve"> 1-1. So </w:t>
      </w:r>
      <w:proofErr w:type="spellStart"/>
      <w:r w:rsidRPr="00CE7C4B">
        <w:rPr>
          <w:rFonts w:ascii="Segoe UI" w:hAnsi="Segoe UI" w:cs="Segoe UI"/>
          <w:sz w:val="21"/>
          <w:szCs w:val="21"/>
          <w:shd w:val="clear" w:color="auto" w:fill="FFFFFF"/>
        </w:rPr>
        <w:t>reps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take</w:t>
      </w:r>
      <w:proofErr w:type="spellEnd"/>
      <w:r w:rsidRPr="00CE7C4B">
        <w:rPr>
          <w:rFonts w:ascii="Segoe UI" w:hAnsi="Segoe UI" w:cs="Segoe UI"/>
          <w:sz w:val="21"/>
          <w:szCs w:val="21"/>
          <w:shd w:val="clear" w:color="auto" w:fill="FFFFFF"/>
        </w:rPr>
        <w:t xml:space="preserve"> 4+ </w:t>
      </w:r>
      <w:proofErr w:type="spellStart"/>
      <w:r w:rsidRPr="00CE7C4B">
        <w:rPr>
          <w:rFonts w:ascii="Segoe UI" w:hAnsi="Segoe UI" w:cs="Segoe UI"/>
          <w:sz w:val="21"/>
          <w:szCs w:val="21"/>
          <w:shd w:val="clear" w:color="auto" w:fill="FFFFFF"/>
        </w:rPr>
        <w:t>months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ramp</w:t>
      </w:r>
      <w:proofErr w:type="spellEnd"/>
      <w:r w:rsidRPr="00CE7C4B">
        <w:rPr>
          <w:rFonts w:ascii="Segoe UI" w:hAnsi="Segoe UI" w:cs="Segoe UI"/>
          <w:sz w:val="21"/>
          <w:szCs w:val="21"/>
          <w:shd w:val="clear" w:color="auto" w:fill="FFFFFF"/>
        </w:rPr>
        <w:t xml:space="preserve"> and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FY </w:t>
      </w:r>
      <w:proofErr w:type="spellStart"/>
      <w:r w:rsidRPr="00CE7C4B">
        <w:rPr>
          <w:rFonts w:ascii="Segoe UI" w:hAnsi="Segoe UI" w:cs="Segoe UI"/>
          <w:sz w:val="21"/>
          <w:szCs w:val="21"/>
          <w:shd w:val="clear" w:color="auto" w:fill="FFFFFF"/>
        </w:rPr>
        <w:t>targets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become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nearly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imposisble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hit</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 xml:space="preserve">This </w:t>
      </w:r>
      <w:proofErr w:type="spellStart"/>
      <w:r w:rsidRPr="00CE7C4B">
        <w:rPr>
          <w:rFonts w:ascii="Segoe UI" w:hAnsi="Segoe UI" w:cs="Segoe UI"/>
          <w:sz w:val="21"/>
          <w:szCs w:val="21"/>
          <w:shd w:val="clear" w:color="auto" w:fill="FFFFFF"/>
        </w:rPr>
        <w:t>step</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w:t>
      </w:r>
      <w:proofErr w:type="spellEnd"/>
      <w:r w:rsidRPr="00CE7C4B">
        <w:rPr>
          <w:rFonts w:ascii="Segoe UI" w:hAnsi="Segoe UI" w:cs="Segoe UI"/>
          <w:sz w:val="21"/>
          <w:szCs w:val="21"/>
          <w:shd w:val="clear" w:color="auto" w:fill="FFFFFF"/>
        </w:rPr>
        <w:t xml:space="preserve"> ESSENTIAL. Talk </w:t>
      </w:r>
      <w:proofErr w:type="spellStart"/>
      <w:r w:rsidRPr="00CE7C4B">
        <w:rPr>
          <w:rFonts w:ascii="Segoe UI" w:hAnsi="Segoe UI" w:cs="Segoe UI"/>
          <w:sz w:val="21"/>
          <w:szCs w:val="21"/>
          <w:shd w:val="clear" w:color="auto" w:fill="FFFFFF"/>
        </w:rPr>
        <w:t>about</w:t>
      </w:r>
      <w:proofErr w:type="spellEnd"/>
      <w:r w:rsidRPr="00CE7C4B">
        <w:rPr>
          <w:rFonts w:ascii="Segoe UI" w:hAnsi="Segoe UI" w:cs="Segoe UI"/>
          <w:sz w:val="21"/>
          <w:szCs w:val="21"/>
          <w:shd w:val="clear" w:color="auto" w:fill="FFFFFF"/>
        </w:rPr>
        <w:t xml:space="preserve"> a </w:t>
      </w:r>
      <w:proofErr w:type="spellStart"/>
      <w:r w:rsidRPr="00CE7C4B">
        <w:rPr>
          <w:rFonts w:ascii="Segoe UI" w:hAnsi="Segoe UI" w:cs="Segoe UI"/>
          <w:sz w:val="21"/>
          <w:szCs w:val="21"/>
          <w:shd w:val="clear" w:color="auto" w:fill="FFFFFF"/>
        </w:rPr>
        <w:t>common</w:t>
      </w:r>
      <w:proofErr w:type="spellEnd"/>
      <w:r w:rsidRPr="00CE7C4B">
        <w:rPr>
          <w:rFonts w:ascii="Segoe UI" w:hAnsi="Segoe UI" w:cs="Segoe UI"/>
          <w:sz w:val="21"/>
          <w:szCs w:val="21"/>
          <w:shd w:val="clear" w:color="auto" w:fill="FFFFFF"/>
        </w:rPr>
        <w:t xml:space="preserve"> pain and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cost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ianction</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r>
      <w:proofErr w:type="spellStart"/>
      <w:r w:rsidRPr="00CE7C4B">
        <w:rPr>
          <w:rFonts w:ascii="Segoe UI" w:hAnsi="Segoe UI" w:cs="Segoe UI"/>
          <w:sz w:val="21"/>
          <w:szCs w:val="21"/>
          <w:shd w:val="clear" w:color="auto" w:fill="FFFFFF"/>
        </w:rPr>
        <w:t>What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issue</w:t>
      </w:r>
      <w:proofErr w:type="spellEnd"/>
      <w:r w:rsidRPr="00CE7C4B">
        <w:rPr>
          <w:rFonts w:ascii="Segoe UI" w:hAnsi="Segoe UI" w:cs="Segoe UI"/>
          <w:sz w:val="21"/>
          <w:szCs w:val="21"/>
          <w:shd w:val="clear" w:color="auto" w:fill="FFFFFF"/>
        </w:rPr>
        <w:t xml:space="preserve"> and WHY </w:t>
      </w:r>
      <w:proofErr w:type="spellStart"/>
      <w:r w:rsidRPr="00CE7C4B">
        <w:rPr>
          <w:rFonts w:ascii="Segoe UI" w:hAnsi="Segoe UI" w:cs="Segoe UI"/>
          <w:sz w:val="21"/>
          <w:szCs w:val="21"/>
          <w:shd w:val="clear" w:color="auto" w:fill="FFFFFF"/>
        </w:rPr>
        <w:t>should</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this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person</w:t>
      </w:r>
      <w:proofErr w:type="spellEnd"/>
      <w:r w:rsidRPr="00CE7C4B">
        <w:rPr>
          <w:rFonts w:ascii="Segoe UI" w:hAnsi="Segoe UI" w:cs="Segoe UI"/>
          <w:sz w:val="21"/>
          <w:szCs w:val="21"/>
          <w:shd w:val="clear" w:color="auto" w:fill="FFFFFF"/>
        </w:rPr>
        <w:t xml:space="preserve"> care </w:t>
      </w:r>
      <w:proofErr w:type="spellStart"/>
      <w:r w:rsidRPr="00CE7C4B">
        <w:rPr>
          <w:rFonts w:ascii="Segoe UI" w:hAnsi="Segoe UI" w:cs="Segoe UI"/>
          <w:sz w:val="21"/>
          <w:szCs w:val="21"/>
          <w:shd w:val="clear" w:color="auto" w:fill="FFFFFF"/>
        </w:rPr>
        <w:t>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solve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why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can’t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they</w:t>
      </w:r>
      <w:proofErr w:type="spellEnd"/>
      <w:r w:rsidRPr="00CE7C4B">
        <w:rPr>
          <w:rFonts w:ascii="Segoe UI" w:hAnsi="Segoe UI" w:cs="Segoe UI"/>
          <w:sz w:val="21"/>
          <w:szCs w:val="21"/>
          <w:shd w:val="clear" w:color="auto" w:fill="FFFFFF"/>
        </w:rPr>
        <w:t xml:space="preserve"> just </w:t>
      </w:r>
      <w:proofErr w:type="spellStart"/>
      <w:r w:rsidRPr="00CE7C4B">
        <w:rPr>
          <w:rFonts w:ascii="Segoe UI" w:hAnsi="Segoe UI" w:cs="Segoe UI"/>
          <w:sz w:val="21"/>
          <w:szCs w:val="21"/>
          <w:shd w:val="clear" w:color="auto" w:fill="FFFFFF"/>
        </w:rPr>
        <w:t>leave</w:t>
      </w:r>
      <w:proofErr w:type="spellEnd"/>
      <w:r w:rsidRPr="00CE7C4B">
        <w:rPr>
          <w:rFonts w:ascii="Segoe UI" w:hAnsi="Segoe UI" w:cs="Segoe UI"/>
          <w:sz w:val="21"/>
          <w:szCs w:val="21"/>
          <w:shd w:val="clear" w:color="auto" w:fill="FFFFFF"/>
        </w:rPr>
        <w:t xml:space="preserve"> it.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 xml:space="preserve">Nobody </w:t>
      </w:r>
      <w:proofErr w:type="spellStart"/>
      <w:r w:rsidRPr="00CE7C4B">
        <w:rPr>
          <w:rFonts w:ascii="Segoe UI" w:hAnsi="Segoe UI" w:cs="Segoe UI"/>
          <w:sz w:val="21"/>
          <w:szCs w:val="21"/>
          <w:shd w:val="clear" w:color="auto" w:fill="FFFFFF"/>
        </w:rPr>
        <w:t>cares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about</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your</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features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features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only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have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value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when</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they</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solve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issues</w:t>
      </w:r>
      <w:proofErr w:type="spellEnd"/>
      <w:r w:rsidRPr="00CE7C4B">
        <w:rPr>
          <w:rFonts w:ascii="Segoe UI" w:hAnsi="Segoe UI" w:cs="Segoe UI"/>
          <w:sz w:val="21"/>
          <w:szCs w:val="21"/>
          <w:shd w:val="clear" w:color="auto" w:fill="FFFFFF"/>
        </w:rPr>
        <w:t>.</w:t>
      </w:r>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 xml:space="preserve">So </w:t>
      </w:r>
      <w:proofErr w:type="spellStart"/>
      <w:r w:rsidRPr="00CE7C4B">
        <w:rPr>
          <w:rFonts w:ascii="Segoe UI" w:hAnsi="Segoe UI" w:cs="Segoe UI"/>
          <w:sz w:val="21"/>
          <w:szCs w:val="21"/>
          <w:shd w:val="clear" w:color="auto" w:fill="FFFFFF"/>
        </w:rPr>
        <w:t>always</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dig</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into</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pain </w:t>
      </w:r>
      <w:proofErr w:type="spellStart"/>
      <w:r w:rsidRPr="00CE7C4B">
        <w:rPr>
          <w:rFonts w:ascii="Segoe UI" w:hAnsi="Segoe UI" w:cs="Segoe UI"/>
          <w:sz w:val="21"/>
          <w:szCs w:val="21"/>
          <w:shd w:val="clear" w:color="auto" w:fill="FFFFFF"/>
        </w:rPr>
        <w:t>before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bringing</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up</w:t>
      </w:r>
      <w:proofErr w:type="spellEnd"/>
      <w:r w:rsidRPr="00CE7C4B">
        <w:rPr>
          <w:rFonts w:ascii="Segoe UI" w:hAnsi="Segoe UI" w:cs="Segoe UI"/>
          <w:sz w:val="21"/>
          <w:szCs w:val="21"/>
          <w:shd w:val="clear" w:color="auto" w:fill="FFFFFF"/>
        </w:rPr>
        <w:br/>
      </w:r>
      <w:r w:rsidRPr="00CE7C4B">
        <w:rPr>
          <w:rFonts w:ascii="Segoe UI" w:hAnsi="Segoe UI" w:cs="Segoe UI"/>
          <w:sz w:val="21"/>
          <w:szCs w:val="21"/>
          <w:shd w:val="clear" w:color="auto" w:fill="FFFFFF"/>
        </w:rPr>
        <w:br/>
        <w:t xml:space="preserve">This was just a breakdown </w:t>
      </w:r>
      <w:proofErr w:type="spellStart"/>
      <w:r w:rsidRPr="00CE7C4B">
        <w:rPr>
          <w:rFonts w:ascii="Segoe UI" w:hAnsi="Segoe UI" w:cs="Segoe UI"/>
          <w:sz w:val="21"/>
          <w:szCs w:val="21"/>
          <w:shd w:val="clear" w:color="auto" w:fill="FFFFFF"/>
        </w:rPr>
        <w:t>of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the</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first</w:t>
      </w:r>
      <w:proofErr w:type="spellEnd"/>
      <w:r w:rsidRPr="00CE7C4B">
        <w:rPr>
          <w:rFonts w:ascii="Segoe UI" w:hAnsi="Segoe UI" w:cs="Segoe UI"/>
          <w:sz w:val="21"/>
          <w:szCs w:val="21"/>
          <w:shd w:val="clear" w:color="auto" w:fill="FFFFFF"/>
        </w:rPr>
        <w:t xml:space="preserve"> 3 </w:t>
      </w:r>
      <w:proofErr w:type="spellStart"/>
      <w:r w:rsidRPr="00CE7C4B">
        <w:rPr>
          <w:rFonts w:ascii="Segoe UI" w:hAnsi="Segoe UI" w:cs="Segoe UI"/>
          <w:sz w:val="21"/>
          <w:szCs w:val="21"/>
          <w:shd w:val="clear" w:color="auto" w:fill="FFFFFF"/>
        </w:rPr>
        <w:t>stages</w:t>
      </w:r>
      <w:proofErr w:type="spellEnd"/>
      <w:r w:rsidRPr="00CE7C4B">
        <w:rPr>
          <w:rFonts w:ascii="Segoe UI" w:hAnsi="Segoe UI" w:cs="Segoe UI"/>
          <w:sz w:val="21"/>
          <w:szCs w:val="21"/>
          <w:shd w:val="clear" w:color="auto" w:fill="FFFFFF"/>
        </w:rPr>
        <w:br/>
      </w:r>
      <w:r w:rsidR="004B2598">
        <w:rPr>
          <w:rFonts w:ascii="Segoe UI" w:hAnsi="Segoe UI" w:cs="Segoe UI"/>
          <w:sz w:val="21"/>
          <w:szCs w:val="21"/>
          <w:shd w:val="clear" w:color="auto" w:fill="FFFFFF"/>
        </w:rPr>
        <w:t>_________</w:t>
      </w:r>
    </w:p>
    <w:p w14:paraId="0EAF52FA" w14:textId="0F3B1B15" w:rsidR="004B2598" w:rsidRDefault="00154294" w:rsidP="00805815">
      <w:pPr>
        <w:rPr>
          <w:rFonts w:ascii="Segoe UI" w:hAnsi="Segoe UI" w:cs="Segoe UI"/>
          <w:sz w:val="21"/>
          <w:szCs w:val="21"/>
          <w:shd w:val="clear" w:color="auto" w:fill="FFFFFF"/>
        </w:rPr>
      </w:pPr>
      <w:hyperlink r:id="rId13" w:history="1">
        <w:r w:rsidR="004B2598" w:rsidRPr="004B58C7">
          <w:rPr>
            <w:rStyle w:val="Hyperlink"/>
            <w:rFonts w:ascii="Segoe UI" w:hAnsi="Segoe UI" w:cs="Segoe UI"/>
            <w:sz w:val="21"/>
            <w:szCs w:val="21"/>
            <w:shd w:val="clear" w:color="auto" w:fill="FFFFFF"/>
          </w:rPr>
          <w:t>https://www.linkedin.com/posts/aaron-reeves-sales_how-to-write-a-cold-email-in-5-steps-activity-7316037679853240320-Dsdt?utm_source=share&amp;utm_medium=member_desktop&amp;rcm=ACoAABR6GCcBhQFYMJOP-YvG8dFomZ3wH0YkopY</w:t>
        </w:r>
      </w:hyperlink>
      <w:r w:rsidR="004B2598">
        <w:rPr>
          <w:rFonts w:ascii="Segoe UI" w:hAnsi="Segoe UI" w:cs="Segoe UI"/>
          <w:sz w:val="21"/>
          <w:szCs w:val="21"/>
          <w:shd w:val="clear" w:color="auto" w:fill="FFFFFF"/>
        </w:rPr>
        <w:t xml:space="preserve"> </w:t>
      </w:r>
    </w:p>
    <w:p w14:paraId="5F122D29" w14:textId="77777777" w:rsidR="004B2598" w:rsidRDefault="004B2598" w:rsidP="004B2598">
      <w:pPr>
        <w:shd w:val="clear" w:color="auto" w:fill="FFFFFF"/>
        <w:rPr>
          <w:rFonts w:ascii="Segoe UI" w:hAnsi="Segoe UI" w:cs="Segoe UI"/>
        </w:rPr>
      </w:pPr>
      <w:proofErr w:type="spellStart"/>
      <w:r>
        <w:rPr>
          <w:rStyle w:val="break-words"/>
          <w:rFonts w:ascii="Segoe UI" w:hAnsi="Segoe UI" w:cs="Segoe UI"/>
        </w:rPr>
        <w:t>How</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write</w:t>
      </w:r>
      <w:proofErr w:type="spellEnd"/>
      <w:r>
        <w:rPr>
          <w:rStyle w:val="break-words"/>
          <w:rFonts w:ascii="Segoe UI" w:hAnsi="Segoe UI" w:cs="Segoe UI"/>
        </w:rPr>
        <w:t xml:space="preserve"> a cold email (in 5 </w:t>
      </w:r>
      <w:proofErr w:type="spellStart"/>
      <w:r>
        <w:rPr>
          <w:rStyle w:val="break-words"/>
          <w:rFonts w:ascii="Segoe UI" w:hAnsi="Segoe UI" w:cs="Segoe UI"/>
        </w:rPr>
        <w:t>steps</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 xml:space="preserve">This </w:t>
      </w:r>
      <w:proofErr w:type="spellStart"/>
      <w:r>
        <w:rPr>
          <w:rStyle w:val="break-words"/>
          <w:rFonts w:ascii="Segoe UI" w:hAnsi="Segoe UI" w:cs="Segoe UI"/>
        </w:rPr>
        <w:t>got</w:t>
      </w:r>
      <w:proofErr w:type="spellEnd"/>
      <w:r>
        <w:rPr>
          <w:rStyle w:val="break-words"/>
          <w:rFonts w:ascii="Segoe UI" w:hAnsi="Segoe UI" w:cs="Segoe UI"/>
        </w:rPr>
        <w:t xml:space="preserve"> </w:t>
      </w:r>
      <w:proofErr w:type="spellStart"/>
      <w:r>
        <w:rPr>
          <w:rStyle w:val="break-words"/>
          <w:rFonts w:ascii="Segoe UI" w:hAnsi="Segoe UI" w:cs="Segoe UI"/>
        </w:rPr>
        <w:t>me</w:t>
      </w:r>
      <w:proofErr w:type="spellEnd"/>
      <w:r>
        <w:rPr>
          <w:rStyle w:val="break-words"/>
          <w:rFonts w:ascii="Segoe UI" w:hAnsi="Segoe UI" w:cs="Segoe UI"/>
        </w:rPr>
        <w:t xml:space="preserve"> 9% </w:t>
      </w:r>
      <w:proofErr w:type="spellStart"/>
      <w:r>
        <w:rPr>
          <w:rStyle w:val="break-words"/>
          <w:rFonts w:ascii="Segoe UI" w:hAnsi="Segoe UI" w:cs="Segoe UI"/>
        </w:rPr>
        <w:t>reply</w:t>
      </w:r>
      <w:proofErr w:type="spellEnd"/>
      <w:r>
        <w:rPr>
          <w:rStyle w:val="break-words"/>
          <w:rFonts w:ascii="Segoe UI" w:hAnsi="Segoe UI" w:cs="Segoe UI"/>
        </w:rPr>
        <w:t xml:space="preserve"> </w:t>
      </w:r>
      <w:proofErr w:type="spellStart"/>
      <w:r>
        <w:rPr>
          <w:rStyle w:val="break-words"/>
          <w:rFonts w:ascii="Segoe UI" w:hAnsi="Segoe UI" w:cs="Segoe UI"/>
        </w:rPr>
        <w:t>rates</w:t>
      </w:r>
      <w:proofErr w:type="spellEnd"/>
      <w:r>
        <w:rPr>
          <w:rStyle w:val="break-words"/>
          <w:rFonts w:ascii="Segoe UI" w:hAnsi="Segoe UI" w:cs="Segoe UI"/>
        </w:rPr>
        <w:t xml:space="preserve"> </w:t>
      </w:r>
      <w:proofErr w:type="spellStart"/>
      <w:r>
        <w:rPr>
          <w:rStyle w:val="break-words"/>
          <w:rFonts w:ascii="Segoe UI" w:hAnsi="Segoe UI" w:cs="Segoe UI"/>
        </w:rPr>
        <w:t>every</w:t>
      </w:r>
      <w:proofErr w:type="spellEnd"/>
      <w:r>
        <w:rPr>
          <w:rStyle w:val="break-words"/>
          <w:rFonts w:ascii="Segoe UI" w:hAnsi="Segoe UI" w:cs="Segoe UI"/>
        </w:rPr>
        <w:t xml:space="preserve"> </w:t>
      </w:r>
      <w:proofErr w:type="spellStart"/>
      <w:r>
        <w:rPr>
          <w:rStyle w:val="break-words"/>
          <w:rFonts w:ascii="Segoe UI" w:hAnsi="Segoe UI" w:cs="Segoe UI"/>
        </w:rPr>
        <w:t>month</w:t>
      </w:r>
      <w:proofErr w:type="spellEnd"/>
      <w:r>
        <w:rPr>
          <w:rFonts w:ascii="Segoe UI" w:hAnsi="Segoe UI" w:cs="Segoe UI"/>
        </w:rPr>
        <w:br/>
      </w:r>
      <w:r>
        <w:rPr>
          <w:rFonts w:ascii="Segoe UI" w:hAnsi="Segoe UI" w:cs="Segoe UI"/>
        </w:rPr>
        <w:br/>
      </w:r>
      <w:r>
        <w:rPr>
          <w:rStyle w:val="break-words"/>
          <w:rFonts w:ascii="Segoe UI" w:hAnsi="Segoe UI" w:cs="Segoe UI"/>
        </w:rPr>
        <w:t>1. Trigger</w:t>
      </w:r>
      <w:r>
        <w:rPr>
          <w:rFonts w:ascii="Segoe UI" w:hAnsi="Segoe UI" w:cs="Segoe UI"/>
        </w:rPr>
        <w:br/>
      </w:r>
      <w:r>
        <w:rPr>
          <w:rFonts w:ascii="Segoe UI" w:hAnsi="Segoe UI" w:cs="Segoe UI"/>
        </w:rPr>
        <w:br/>
      </w:r>
      <w:proofErr w:type="spellStart"/>
      <w:r>
        <w:rPr>
          <w:rStyle w:val="break-words"/>
          <w:rFonts w:ascii="Segoe UI" w:hAnsi="Segoe UI" w:cs="Segoe UI"/>
        </w:rPr>
        <w:t>Get</w:t>
      </w:r>
      <w:proofErr w:type="spellEnd"/>
      <w:r>
        <w:rPr>
          <w:rStyle w:val="break-words"/>
          <w:rFonts w:ascii="Segoe UI" w:hAnsi="Segoe UI" w:cs="Segoe UI"/>
        </w:rPr>
        <w:t xml:space="preserve"> </w:t>
      </w:r>
      <w:proofErr w:type="spellStart"/>
      <w:r>
        <w:rPr>
          <w:rStyle w:val="break-words"/>
          <w:rFonts w:ascii="Segoe UI" w:hAnsi="Segoe UI" w:cs="Segoe UI"/>
        </w:rPr>
        <w:t>straight</w:t>
      </w:r>
      <w:proofErr w:type="spellEnd"/>
      <w:r>
        <w:rPr>
          <w:rStyle w:val="break-words"/>
          <w:rFonts w:ascii="Segoe UI" w:hAnsi="Segoe UI" w:cs="Segoe UI"/>
        </w:rPr>
        <w:t xml:space="preserve"> </w:t>
      </w:r>
      <w:proofErr w:type="spellStart"/>
      <w:r>
        <w:rPr>
          <w:rStyle w:val="break-words"/>
          <w:rFonts w:ascii="Segoe UI" w:hAnsi="Segoe UI" w:cs="Segoe UI"/>
        </w:rPr>
        <w:t>into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reason</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are</w:t>
      </w:r>
      <w:proofErr w:type="spellEnd"/>
      <w:r>
        <w:rPr>
          <w:rStyle w:val="break-words"/>
          <w:rFonts w:ascii="Segoe UI" w:hAnsi="Segoe UI" w:cs="Segoe UI"/>
        </w:rPr>
        <w:t xml:space="preserve"> </w:t>
      </w:r>
      <w:proofErr w:type="spellStart"/>
      <w:r>
        <w:rPr>
          <w:rStyle w:val="break-words"/>
          <w:rFonts w:ascii="Segoe UI" w:hAnsi="Segoe UI" w:cs="Segoe UI"/>
        </w:rPr>
        <w:t>sending</w:t>
      </w:r>
      <w:proofErr w:type="spellEnd"/>
      <w:r>
        <w:rPr>
          <w:rStyle w:val="break-words"/>
          <w:rFonts w:ascii="Segoe UI" w:hAnsi="Segoe UI" w:cs="Segoe UI"/>
        </w:rPr>
        <w:t xml:space="preserve"> </w:t>
      </w:r>
      <w:proofErr w:type="spellStart"/>
      <w:r>
        <w:rPr>
          <w:rStyle w:val="break-words"/>
          <w:rFonts w:ascii="Segoe UI" w:hAnsi="Segoe UI" w:cs="Segoe UI"/>
        </w:rPr>
        <w:t>them</w:t>
      </w:r>
      <w:proofErr w:type="spellEnd"/>
      <w:r>
        <w:rPr>
          <w:rStyle w:val="break-words"/>
          <w:rFonts w:ascii="Segoe UI" w:hAnsi="Segoe UI" w:cs="Segoe UI"/>
        </w:rPr>
        <w:t xml:space="preserve"> an email, </w:t>
      </w:r>
      <w:proofErr w:type="spellStart"/>
      <w:r>
        <w:rPr>
          <w:rStyle w:val="break-words"/>
          <w:rFonts w:ascii="Segoe UI" w:hAnsi="Segoe UI" w:cs="Segoe UI"/>
        </w:rPr>
        <w:t>make</w:t>
      </w:r>
      <w:proofErr w:type="spellEnd"/>
      <w:r>
        <w:rPr>
          <w:rStyle w:val="break-words"/>
          <w:rFonts w:ascii="Segoe UI" w:hAnsi="Segoe UI" w:cs="Segoe UI"/>
        </w:rPr>
        <w:t xml:space="preserve"> </w:t>
      </w:r>
      <w:proofErr w:type="spellStart"/>
      <w:r>
        <w:rPr>
          <w:rStyle w:val="break-words"/>
          <w:rFonts w:ascii="Segoe UI" w:hAnsi="Segoe UI" w:cs="Segoe UI"/>
        </w:rPr>
        <w:t>sure</w:t>
      </w:r>
      <w:proofErr w:type="spellEnd"/>
      <w:r>
        <w:rPr>
          <w:rStyle w:val="break-words"/>
          <w:rFonts w:ascii="Segoe UI" w:hAnsi="Segoe UI" w:cs="Segoe UI"/>
        </w:rPr>
        <w:t xml:space="preserve"> </w:t>
      </w:r>
      <w:proofErr w:type="spellStart"/>
      <w:r>
        <w:rPr>
          <w:rStyle w:val="break-words"/>
          <w:rFonts w:ascii="Segoe UI" w:hAnsi="Segoe UI" w:cs="Segoe UI"/>
        </w:rPr>
        <w:t>it</w:t>
      </w:r>
      <w:proofErr w:type="spellEnd"/>
      <w:r>
        <w:rPr>
          <w:rStyle w:val="break-words"/>
          <w:rFonts w:ascii="Segoe UI" w:hAnsi="Segoe UI" w:cs="Segoe UI"/>
        </w:rPr>
        <w:t xml:space="preserve"> </w:t>
      </w:r>
      <w:proofErr w:type="spellStart"/>
      <w:r>
        <w:rPr>
          <w:rStyle w:val="break-words"/>
          <w:rFonts w:ascii="Segoe UI" w:hAnsi="Segoe UI" w:cs="Segoe UI"/>
        </w:rPr>
        <w:t>is</w:t>
      </w:r>
      <w:proofErr w:type="spellEnd"/>
      <w:r>
        <w:rPr>
          <w:rStyle w:val="break-words"/>
          <w:rFonts w:ascii="Segoe UI" w:hAnsi="Segoe UI" w:cs="Segoe UI"/>
        </w:rPr>
        <w:t xml:space="preserve"> relevant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issues</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solve</w:t>
      </w:r>
      <w:proofErr w:type="spellEnd"/>
      <w:r>
        <w:rPr>
          <w:rStyle w:val="break-words"/>
          <w:rFonts w:ascii="Segoe UI" w:hAnsi="Segoe UI" w:cs="Segoe UI"/>
        </w:rPr>
        <w:t xml:space="preserve"> </w:t>
      </w:r>
      <w:proofErr w:type="spellStart"/>
      <w:r>
        <w:rPr>
          <w:rStyle w:val="break-words"/>
          <w:rFonts w:ascii="Segoe UI" w:hAnsi="Segoe UI" w:cs="Segoe UI"/>
        </w:rPr>
        <w:t>for</w:t>
      </w:r>
      <w:proofErr w:type="spellEnd"/>
      <w:r>
        <w:rPr>
          <w:rStyle w:val="break-words"/>
          <w:rFonts w:ascii="Segoe UI" w:hAnsi="Segoe UI" w:cs="Segoe UI"/>
        </w:rPr>
        <w:t xml:space="preserve"> and personal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company</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email </w:t>
      </w:r>
      <w:proofErr w:type="spellStart"/>
      <w:r>
        <w:rPr>
          <w:rStyle w:val="break-words"/>
          <w:rFonts w:ascii="Segoe UI" w:hAnsi="Segoe UI" w:cs="Segoe UI"/>
        </w:rPr>
        <w:t>is</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example</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 xml:space="preserve">“Was </w:t>
      </w:r>
      <w:proofErr w:type="spellStart"/>
      <w:r>
        <w:rPr>
          <w:rStyle w:val="break-words"/>
          <w:rFonts w:ascii="Segoe UI" w:hAnsi="Segoe UI" w:cs="Segoe UI"/>
        </w:rPr>
        <w:t>reading</w:t>
      </w:r>
      <w:proofErr w:type="spellEnd"/>
      <w:r>
        <w:rPr>
          <w:rStyle w:val="break-words"/>
          <w:rFonts w:ascii="Segoe UI" w:hAnsi="Segoe UI" w:cs="Segoe UI"/>
        </w:rPr>
        <w:t xml:space="preserve"> </w:t>
      </w:r>
      <w:proofErr w:type="spellStart"/>
      <w:r>
        <w:rPr>
          <w:rStyle w:val="break-words"/>
          <w:rFonts w:ascii="Segoe UI" w:hAnsi="Segoe UI" w:cs="Segoe UI"/>
        </w:rPr>
        <w:t>through</w:t>
      </w:r>
      <w:proofErr w:type="spellEnd"/>
      <w:r>
        <w:rPr>
          <w:rStyle w:val="break-words"/>
          <w:rFonts w:ascii="Segoe UI" w:hAnsi="Segoe UI" w:cs="Segoe UI"/>
        </w:rPr>
        <w:t xml:space="preserve"> </w:t>
      </w:r>
      <w:proofErr w:type="spellStart"/>
      <w:r>
        <w:rPr>
          <w:rStyle w:val="break-words"/>
          <w:rFonts w:ascii="Segoe UI" w:hAnsi="Segoe UI" w:cs="Segoe UI"/>
        </w:rPr>
        <w:t>your</w:t>
      </w:r>
      <w:proofErr w:type="spellEnd"/>
      <w:r>
        <w:rPr>
          <w:rStyle w:val="break-words"/>
          <w:rFonts w:ascii="Segoe UI" w:hAnsi="Segoe UI" w:cs="Segoe UI"/>
        </w:rPr>
        <w:t xml:space="preserve"> FY24 annual </w:t>
      </w:r>
      <w:proofErr w:type="spellStart"/>
      <w:r>
        <w:rPr>
          <w:rStyle w:val="break-words"/>
          <w:rFonts w:ascii="Segoe UI" w:hAnsi="Segoe UI" w:cs="Segoe UI"/>
        </w:rPr>
        <w:t>report</w:t>
      </w:r>
      <w:proofErr w:type="spellEnd"/>
      <w:r>
        <w:rPr>
          <w:rStyle w:val="break-words"/>
          <w:rFonts w:ascii="Segoe UI" w:hAnsi="Segoe UI" w:cs="Segoe UI"/>
        </w:rPr>
        <w:t xml:space="preserve"> John and </w:t>
      </w:r>
      <w:proofErr w:type="spellStart"/>
      <w:r>
        <w:rPr>
          <w:rStyle w:val="break-words"/>
          <w:rFonts w:ascii="Segoe UI" w:hAnsi="Segoe UI" w:cs="Segoe UI"/>
        </w:rPr>
        <w:t>saw</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are</w:t>
      </w:r>
      <w:proofErr w:type="spellEnd"/>
      <w:r>
        <w:rPr>
          <w:rStyle w:val="break-words"/>
          <w:rFonts w:ascii="Segoe UI" w:hAnsi="Segoe UI" w:cs="Segoe UI"/>
        </w:rPr>
        <w:t xml:space="preserve"> </w:t>
      </w:r>
      <w:proofErr w:type="spellStart"/>
      <w:r>
        <w:rPr>
          <w:rStyle w:val="break-words"/>
          <w:rFonts w:ascii="Segoe UI" w:hAnsi="Segoe UI" w:cs="Segoe UI"/>
        </w:rPr>
        <w:t>expanding</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US </w:t>
      </w:r>
      <w:proofErr w:type="spellStart"/>
      <w:r>
        <w:rPr>
          <w:rStyle w:val="break-words"/>
          <w:rFonts w:ascii="Segoe UI" w:hAnsi="Segoe UI" w:cs="Segoe UI"/>
        </w:rPr>
        <w:t>from</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UK”</w:t>
      </w:r>
      <w:r>
        <w:rPr>
          <w:rFonts w:ascii="Segoe UI" w:hAnsi="Segoe UI" w:cs="Segoe UI"/>
        </w:rPr>
        <w:br/>
      </w:r>
      <w:r>
        <w:rPr>
          <w:rFonts w:ascii="Segoe UI" w:hAnsi="Segoe UI" w:cs="Segoe UI"/>
        </w:rPr>
        <w:br/>
      </w:r>
      <w:r>
        <w:rPr>
          <w:rStyle w:val="break-words"/>
          <w:rFonts w:ascii="Segoe UI" w:hAnsi="Segoe UI" w:cs="Segoe UI"/>
        </w:rPr>
        <w:t xml:space="preserve">2. </w:t>
      </w:r>
      <w:proofErr w:type="spellStart"/>
      <w:r>
        <w:rPr>
          <w:rStyle w:val="break-words"/>
          <w:rFonts w:ascii="Segoe UI" w:hAnsi="Segoe UI" w:cs="Segoe UI"/>
        </w:rPr>
        <w:t>Implication</w:t>
      </w:r>
      <w:proofErr w:type="spellEnd"/>
      <w:r>
        <w:rPr>
          <w:rFonts w:ascii="Segoe UI" w:hAnsi="Segoe UI" w:cs="Segoe UI"/>
        </w:rPr>
        <w:br/>
      </w:r>
      <w:r>
        <w:rPr>
          <w:rFonts w:ascii="Segoe UI" w:hAnsi="Segoe UI" w:cs="Segoe UI"/>
        </w:rPr>
        <w:br/>
      </w:r>
      <w:proofErr w:type="spellStart"/>
      <w:r>
        <w:rPr>
          <w:rStyle w:val="break-words"/>
          <w:rFonts w:ascii="Segoe UI" w:hAnsi="Segoe UI" w:cs="Segoe UI"/>
        </w:rPr>
        <w:t>Based</w:t>
      </w:r>
      <w:proofErr w:type="spellEnd"/>
      <w:r>
        <w:rPr>
          <w:rStyle w:val="break-words"/>
          <w:rFonts w:ascii="Segoe UI" w:hAnsi="Segoe UI" w:cs="Segoe UI"/>
        </w:rPr>
        <w:t xml:space="preserve"> on that </w:t>
      </w:r>
      <w:proofErr w:type="spellStart"/>
      <w:r>
        <w:rPr>
          <w:rStyle w:val="break-words"/>
          <w:rFonts w:ascii="Segoe UI" w:hAnsi="Segoe UI" w:cs="Segoe UI"/>
        </w:rPr>
        <w:t>key</w:t>
      </w:r>
      <w:proofErr w:type="spellEnd"/>
      <w:r>
        <w:rPr>
          <w:rStyle w:val="break-words"/>
          <w:rFonts w:ascii="Segoe UI" w:hAnsi="Segoe UI" w:cs="Segoe UI"/>
        </w:rPr>
        <w:t xml:space="preserve"> </w:t>
      </w:r>
      <w:proofErr w:type="spellStart"/>
      <w:r>
        <w:rPr>
          <w:rStyle w:val="break-words"/>
          <w:rFonts w:ascii="Segoe UI" w:hAnsi="Segoe UI" w:cs="Segoe UI"/>
        </w:rPr>
        <w:t>event</w:t>
      </w:r>
      <w:proofErr w:type="spellEnd"/>
      <w:r>
        <w:rPr>
          <w:rStyle w:val="break-words"/>
          <w:rFonts w:ascii="Segoe UI" w:hAnsi="Segoe UI" w:cs="Segoe UI"/>
        </w:rPr>
        <w:t xml:space="preserve">, </w:t>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could</w:t>
      </w:r>
      <w:proofErr w:type="spellEnd"/>
      <w:r>
        <w:rPr>
          <w:rStyle w:val="break-words"/>
          <w:rFonts w:ascii="Segoe UI" w:hAnsi="Segoe UI" w:cs="Segoe UI"/>
        </w:rPr>
        <w:t xml:space="preserve"> </w:t>
      </w:r>
      <w:proofErr w:type="spellStart"/>
      <w:r>
        <w:rPr>
          <w:rStyle w:val="break-words"/>
          <w:rFonts w:ascii="Segoe UI" w:hAnsi="Segoe UI" w:cs="Segoe UI"/>
        </w:rPr>
        <w:t>be</w:t>
      </w:r>
      <w:proofErr w:type="spellEnd"/>
      <w:r>
        <w:rPr>
          <w:rStyle w:val="break-words"/>
          <w:rFonts w:ascii="Segoe UI" w:hAnsi="Segoe UI" w:cs="Segoe UI"/>
        </w:rPr>
        <w:t xml:space="preserve"> a </w:t>
      </w:r>
      <w:proofErr w:type="spellStart"/>
      <w:r>
        <w:rPr>
          <w:rStyle w:val="break-words"/>
          <w:rFonts w:ascii="Segoe UI" w:hAnsi="Segoe UI" w:cs="Segoe UI"/>
        </w:rPr>
        <w:t>key</w:t>
      </w:r>
      <w:proofErr w:type="spellEnd"/>
      <w:r>
        <w:rPr>
          <w:rStyle w:val="break-words"/>
          <w:rFonts w:ascii="Segoe UI" w:hAnsi="Segoe UI" w:cs="Segoe UI"/>
        </w:rPr>
        <w:t xml:space="preserve"> </w:t>
      </w:r>
      <w:proofErr w:type="spellStart"/>
      <w:r>
        <w:rPr>
          <w:rStyle w:val="break-words"/>
          <w:rFonts w:ascii="Segoe UI" w:hAnsi="Segoe UI" w:cs="Segoe UI"/>
        </w:rPr>
        <w:t>focus</w:t>
      </w:r>
      <w:proofErr w:type="spellEnd"/>
      <w:r>
        <w:rPr>
          <w:rStyle w:val="break-words"/>
          <w:rFonts w:ascii="Segoe UI" w:hAnsi="Segoe UI" w:cs="Segoe UI"/>
        </w:rPr>
        <w:t xml:space="preserve"> </w:t>
      </w:r>
      <w:proofErr w:type="spellStart"/>
      <w:r>
        <w:rPr>
          <w:rStyle w:val="break-words"/>
          <w:rFonts w:ascii="Segoe UI" w:hAnsi="Segoe UI" w:cs="Segoe UI"/>
        </w:rPr>
        <w:t>for</w:t>
      </w:r>
      <w:proofErr w:type="spellEnd"/>
      <w:r>
        <w:rPr>
          <w:rStyle w:val="break-words"/>
          <w:rFonts w:ascii="Segoe UI" w:hAnsi="Segoe UI" w:cs="Segoe UI"/>
        </w:rPr>
        <w:t xml:space="preserve"> </w:t>
      </w:r>
      <w:proofErr w:type="spellStart"/>
      <w:r>
        <w:rPr>
          <w:rStyle w:val="break-words"/>
          <w:rFonts w:ascii="Segoe UI" w:hAnsi="Segoe UI" w:cs="Segoe UI"/>
        </w:rPr>
        <w:t>them</w:t>
      </w:r>
      <w:proofErr w:type="spellEnd"/>
      <w:r>
        <w:rPr>
          <w:rStyle w:val="break-words"/>
          <w:rFonts w:ascii="Segoe UI" w:hAnsi="Segoe UI" w:cs="Segoe UI"/>
        </w:rPr>
        <w:t xml:space="preserve">, plant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seed</w:t>
      </w:r>
      <w:proofErr w:type="spellEnd"/>
      <w:r>
        <w:rPr>
          <w:rStyle w:val="break-words"/>
          <w:rFonts w:ascii="Segoe UI" w:hAnsi="Segoe UI" w:cs="Segoe UI"/>
        </w:rPr>
        <w:t xml:space="preserve"> </w:t>
      </w:r>
      <w:proofErr w:type="spellStart"/>
      <w:r>
        <w:rPr>
          <w:rStyle w:val="break-words"/>
          <w:rFonts w:ascii="Segoe UI" w:hAnsi="Segoe UI" w:cs="Segoe UI"/>
        </w:rPr>
        <w:t>of</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issue</w:t>
      </w:r>
      <w:proofErr w:type="spellEnd"/>
      <w:r>
        <w:rPr>
          <w:rStyle w:val="break-words"/>
          <w:rFonts w:ascii="Segoe UI" w:hAnsi="Segoe UI" w:cs="Segoe UI"/>
        </w:rPr>
        <w:t xml:space="preserve"> </w:t>
      </w:r>
      <w:proofErr w:type="spellStart"/>
      <w:r>
        <w:rPr>
          <w:rStyle w:val="break-words"/>
          <w:rFonts w:ascii="Segoe UI" w:hAnsi="Segoe UI" w:cs="Segoe UI"/>
        </w:rPr>
        <w:t>or</w:t>
      </w:r>
      <w:proofErr w:type="spellEnd"/>
      <w:r>
        <w:rPr>
          <w:rStyle w:val="break-words"/>
          <w:rFonts w:ascii="Segoe UI" w:hAnsi="Segoe UI" w:cs="Segoe UI"/>
        </w:rPr>
        <w:t xml:space="preserve"> “Poke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bear</w:t>
      </w:r>
      <w:proofErr w:type="spellEnd"/>
      <w:r>
        <w:rPr>
          <w:rStyle w:val="break-words"/>
          <w:rFonts w:ascii="Segoe UI" w:hAnsi="Segoe UI" w:cs="Segoe UI"/>
        </w:rPr>
        <w:t xml:space="preserve">” </w:t>
      </w:r>
      <w:proofErr w:type="spellStart"/>
      <w:r>
        <w:rPr>
          <w:rStyle w:val="break-words"/>
          <w:rFonts w:ascii="Segoe UI" w:hAnsi="Segoe UI" w:cs="Segoe UI"/>
        </w:rPr>
        <w:t>as</w:t>
      </w:r>
      <w:proofErr w:type="spellEnd"/>
      <w:r>
        <w:rPr>
          <w:rStyle w:val="white-space-pre"/>
          <w:rFonts w:ascii="Segoe UI" w:hAnsi="Segoe UI" w:cs="Segoe UI"/>
        </w:rPr>
        <w:t xml:space="preserve"> </w:t>
      </w:r>
      <w:hyperlink r:id="rId14" w:history="1">
        <w:r>
          <w:rPr>
            <w:rStyle w:val="Hyperlink"/>
            <w:rFonts w:ascii="Segoe UI" w:hAnsi="Segoe UI" w:cs="Segoe UI"/>
          </w:rPr>
          <w:t>Josh Braun</w:t>
        </w:r>
      </w:hyperlink>
      <w:r>
        <w:rPr>
          <w:rStyle w:val="white-space-pre"/>
          <w:rFonts w:ascii="Segoe UI" w:hAnsi="Segoe UI" w:cs="Segoe UI"/>
        </w:rPr>
        <w:t xml:space="preserve"> </w:t>
      </w:r>
      <w:proofErr w:type="spellStart"/>
      <w:r>
        <w:rPr>
          <w:rStyle w:val="break-words"/>
          <w:rFonts w:ascii="Segoe UI" w:hAnsi="Segoe UI" w:cs="Segoe UI"/>
        </w:rPr>
        <w:t>says</w:t>
      </w:r>
      <w:proofErr w:type="spellEnd"/>
      <w:r>
        <w:rPr>
          <w:rStyle w:val="break-words"/>
          <w:rFonts w:ascii="Segoe UI" w:hAnsi="Segoe UI" w:cs="Segoe UI"/>
        </w:rPr>
        <w:t xml:space="preserve">, </w:t>
      </w:r>
      <w:proofErr w:type="spellStart"/>
      <w:r>
        <w:rPr>
          <w:rStyle w:val="break-words"/>
          <w:rFonts w:ascii="Segoe UI" w:hAnsi="Segoe UI" w:cs="Segoe UI"/>
        </w:rPr>
        <w:t>example</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w:t>
      </w:r>
      <w:proofErr w:type="spellStart"/>
      <w:r>
        <w:rPr>
          <w:rStyle w:val="break-words"/>
          <w:rFonts w:ascii="Segoe UI" w:hAnsi="Segoe UI" w:cs="Segoe UI"/>
        </w:rPr>
        <w:t>With</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expansion</w:t>
      </w:r>
      <w:proofErr w:type="spellEnd"/>
      <w:r>
        <w:rPr>
          <w:rStyle w:val="break-words"/>
          <w:rFonts w:ascii="Segoe UI" w:hAnsi="Segoe UI" w:cs="Segoe UI"/>
        </w:rPr>
        <w:t xml:space="preserve">, </w:t>
      </w:r>
      <w:proofErr w:type="spellStart"/>
      <w:r>
        <w:rPr>
          <w:rStyle w:val="break-words"/>
          <w:rFonts w:ascii="Segoe UI" w:hAnsi="Segoe UI" w:cs="Segoe UI"/>
        </w:rPr>
        <w:t>curious</w:t>
      </w:r>
      <w:proofErr w:type="spellEnd"/>
      <w:r>
        <w:rPr>
          <w:rStyle w:val="break-words"/>
          <w:rFonts w:ascii="Segoe UI" w:hAnsi="Segoe UI" w:cs="Segoe UI"/>
        </w:rPr>
        <w:t xml:space="preserve"> </w:t>
      </w:r>
      <w:proofErr w:type="spellStart"/>
      <w:r>
        <w:rPr>
          <w:rStyle w:val="break-words"/>
          <w:rFonts w:ascii="Segoe UI" w:hAnsi="Segoe UI" w:cs="Segoe UI"/>
        </w:rPr>
        <w:t>how</w:t>
      </w:r>
      <w:proofErr w:type="spellEnd"/>
      <w:r>
        <w:rPr>
          <w:rStyle w:val="break-words"/>
          <w:rFonts w:ascii="Segoe UI" w:hAnsi="Segoe UI" w:cs="Segoe UI"/>
        </w:rPr>
        <w:t xml:space="preserve"> </w:t>
      </w:r>
      <w:proofErr w:type="spellStart"/>
      <w:r>
        <w:rPr>
          <w:rStyle w:val="break-words"/>
          <w:rFonts w:ascii="Segoe UI" w:hAnsi="Segoe UI" w:cs="Segoe UI"/>
        </w:rPr>
        <w:t>you’re</w:t>
      </w:r>
      <w:proofErr w:type="spellEnd"/>
      <w:r>
        <w:rPr>
          <w:rStyle w:val="break-words"/>
          <w:rFonts w:ascii="Segoe UI" w:hAnsi="Segoe UI" w:cs="Segoe UI"/>
        </w:rPr>
        <w:t xml:space="preserve"> </w:t>
      </w:r>
      <w:proofErr w:type="spellStart"/>
      <w:r>
        <w:rPr>
          <w:rStyle w:val="break-words"/>
          <w:rFonts w:ascii="Segoe UI" w:hAnsi="Segoe UI" w:cs="Segoe UI"/>
        </w:rPr>
        <w:t>planning</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manage </w:t>
      </w:r>
      <w:proofErr w:type="spellStart"/>
      <w:r>
        <w:rPr>
          <w:rStyle w:val="break-words"/>
          <w:rFonts w:ascii="Segoe UI" w:hAnsi="Segoe UI" w:cs="Segoe UI"/>
        </w:rPr>
        <w:t>currency</w:t>
      </w:r>
      <w:proofErr w:type="spellEnd"/>
      <w:r>
        <w:rPr>
          <w:rStyle w:val="break-words"/>
          <w:rFonts w:ascii="Segoe UI" w:hAnsi="Segoe UI" w:cs="Segoe UI"/>
        </w:rPr>
        <w:t xml:space="preserve"> </w:t>
      </w:r>
      <w:proofErr w:type="spellStart"/>
      <w:r>
        <w:rPr>
          <w:rStyle w:val="break-words"/>
          <w:rFonts w:ascii="Segoe UI" w:hAnsi="Segoe UI" w:cs="Segoe UI"/>
        </w:rPr>
        <w:t>conversion</w:t>
      </w:r>
      <w:proofErr w:type="spellEnd"/>
      <w:r>
        <w:rPr>
          <w:rStyle w:val="break-words"/>
          <w:rFonts w:ascii="Segoe UI" w:hAnsi="Segoe UI" w:cs="Segoe UI"/>
        </w:rPr>
        <w:t xml:space="preserve"> </w:t>
      </w:r>
      <w:proofErr w:type="spellStart"/>
      <w:r>
        <w:rPr>
          <w:rStyle w:val="break-words"/>
          <w:rFonts w:ascii="Segoe UI" w:hAnsi="Segoe UI" w:cs="Segoe UI"/>
        </w:rPr>
        <w:t>from</w:t>
      </w:r>
      <w:proofErr w:type="spellEnd"/>
      <w:r>
        <w:rPr>
          <w:rStyle w:val="break-words"/>
          <w:rFonts w:ascii="Segoe UI" w:hAnsi="Segoe UI" w:cs="Segoe UI"/>
        </w:rPr>
        <w:t xml:space="preserve"> GBP </w:t>
      </w:r>
      <w:proofErr w:type="spellStart"/>
      <w:r>
        <w:rPr>
          <w:rStyle w:val="break-words"/>
          <w:rFonts w:ascii="Segoe UI" w:hAnsi="Segoe UI" w:cs="Segoe UI"/>
        </w:rPr>
        <w:t>to</w:t>
      </w:r>
      <w:proofErr w:type="spellEnd"/>
      <w:r>
        <w:rPr>
          <w:rStyle w:val="break-words"/>
          <w:rFonts w:ascii="Segoe UI" w:hAnsi="Segoe UI" w:cs="Segoe UI"/>
        </w:rPr>
        <w:t xml:space="preserve"> USD?”</w:t>
      </w:r>
      <w:r>
        <w:rPr>
          <w:rFonts w:ascii="Segoe UI" w:hAnsi="Segoe UI" w:cs="Segoe UI"/>
        </w:rPr>
        <w:br/>
      </w:r>
      <w:r>
        <w:rPr>
          <w:rFonts w:ascii="Segoe UI" w:hAnsi="Segoe UI" w:cs="Segoe UI"/>
        </w:rPr>
        <w:br/>
      </w:r>
      <w:r>
        <w:rPr>
          <w:rStyle w:val="break-words"/>
          <w:rFonts w:ascii="Segoe UI" w:hAnsi="Segoe UI" w:cs="Segoe UI"/>
        </w:rPr>
        <w:lastRenderedPageBreak/>
        <w:t>3. Pain:</w:t>
      </w:r>
      <w:r>
        <w:rPr>
          <w:rFonts w:ascii="Segoe UI" w:hAnsi="Segoe UI" w:cs="Segoe UI"/>
        </w:rPr>
        <w:br/>
      </w:r>
      <w:r>
        <w:rPr>
          <w:rFonts w:ascii="Segoe UI" w:hAnsi="Segoe UI" w:cs="Segoe UI"/>
        </w:rPr>
        <w:br/>
      </w:r>
      <w:proofErr w:type="spellStart"/>
      <w:r>
        <w:rPr>
          <w:rStyle w:val="break-words"/>
          <w:rFonts w:ascii="Segoe UI" w:hAnsi="Segoe UI" w:cs="Segoe UI"/>
        </w:rPr>
        <w:t>Now</w:t>
      </w:r>
      <w:proofErr w:type="spellEnd"/>
      <w:r>
        <w:rPr>
          <w:rStyle w:val="break-words"/>
          <w:rFonts w:ascii="Segoe UI" w:hAnsi="Segoe UI" w:cs="Segoe UI"/>
        </w:rPr>
        <w:t xml:space="preserve"> </w:t>
      </w:r>
      <w:proofErr w:type="spellStart"/>
      <w:r>
        <w:rPr>
          <w:rStyle w:val="break-words"/>
          <w:rFonts w:ascii="Segoe UI" w:hAnsi="Segoe UI" w:cs="Segoe UI"/>
        </w:rPr>
        <w:t>is</w:t>
      </w:r>
      <w:proofErr w:type="spellEnd"/>
      <w:r>
        <w:rPr>
          <w:rStyle w:val="break-words"/>
          <w:rFonts w:ascii="Segoe UI" w:hAnsi="Segoe UI" w:cs="Segoe UI"/>
        </w:rPr>
        <w:t xml:space="preserve"> </w:t>
      </w:r>
      <w:proofErr w:type="spellStart"/>
      <w:r>
        <w:rPr>
          <w:rStyle w:val="break-words"/>
          <w:rFonts w:ascii="Segoe UI" w:hAnsi="Segoe UI" w:cs="Segoe UI"/>
        </w:rPr>
        <w:t>when</w:t>
      </w:r>
      <w:proofErr w:type="spellEnd"/>
      <w:r>
        <w:rPr>
          <w:rStyle w:val="break-words"/>
          <w:rFonts w:ascii="Segoe UI" w:hAnsi="Segoe UI" w:cs="Segoe UI"/>
        </w:rPr>
        <w:t xml:space="preserve"> </w:t>
      </w:r>
      <w:proofErr w:type="spellStart"/>
      <w:r>
        <w:rPr>
          <w:rStyle w:val="break-words"/>
          <w:rFonts w:ascii="Segoe UI" w:hAnsi="Segoe UI" w:cs="Segoe UI"/>
        </w:rPr>
        <w:t>we</w:t>
      </w:r>
      <w:proofErr w:type="spellEnd"/>
      <w:r>
        <w:rPr>
          <w:rStyle w:val="break-words"/>
          <w:rFonts w:ascii="Segoe UI" w:hAnsi="Segoe UI" w:cs="Segoe UI"/>
        </w:rPr>
        <w:t xml:space="preserve"> </w:t>
      </w:r>
      <w:proofErr w:type="spellStart"/>
      <w:r>
        <w:rPr>
          <w:rStyle w:val="break-words"/>
          <w:rFonts w:ascii="Segoe UI" w:hAnsi="Segoe UI" w:cs="Segoe UI"/>
        </w:rPr>
        <w:t>get</w:t>
      </w:r>
      <w:proofErr w:type="spellEnd"/>
      <w:r>
        <w:rPr>
          <w:rStyle w:val="break-words"/>
          <w:rFonts w:ascii="Segoe UI" w:hAnsi="Segoe UI" w:cs="Segoe UI"/>
        </w:rPr>
        <w:t xml:space="preserve"> </w:t>
      </w:r>
      <w:proofErr w:type="spellStart"/>
      <w:r>
        <w:rPr>
          <w:rStyle w:val="break-words"/>
          <w:rFonts w:ascii="Segoe UI" w:hAnsi="Segoe UI" w:cs="Segoe UI"/>
        </w:rPr>
        <w:t>into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main</w:t>
      </w:r>
      <w:proofErr w:type="spellEnd"/>
      <w:r>
        <w:rPr>
          <w:rStyle w:val="break-words"/>
          <w:rFonts w:ascii="Segoe UI" w:hAnsi="Segoe UI" w:cs="Segoe UI"/>
        </w:rPr>
        <w:t xml:space="preserve"> </w:t>
      </w:r>
      <w:proofErr w:type="spellStart"/>
      <w:r>
        <w:rPr>
          <w:rStyle w:val="break-words"/>
          <w:rFonts w:ascii="Segoe UI" w:hAnsi="Segoe UI" w:cs="Segoe UI"/>
        </w:rPr>
        <w:t>issue</w:t>
      </w:r>
      <w:proofErr w:type="spellEnd"/>
      <w:r>
        <w:rPr>
          <w:rStyle w:val="break-words"/>
          <w:rFonts w:ascii="Segoe UI" w:hAnsi="Segoe UI" w:cs="Segoe UI"/>
        </w:rPr>
        <w:t xml:space="preserve"> and </w:t>
      </w:r>
      <w:proofErr w:type="spellStart"/>
      <w:r>
        <w:rPr>
          <w:rStyle w:val="break-words"/>
          <w:rFonts w:ascii="Segoe UI" w:hAnsi="Segoe UI" w:cs="Segoe UI"/>
        </w:rPr>
        <w:t>more</w:t>
      </w:r>
      <w:proofErr w:type="spellEnd"/>
      <w:r>
        <w:rPr>
          <w:rStyle w:val="break-words"/>
          <w:rFonts w:ascii="Segoe UI" w:hAnsi="Segoe UI" w:cs="Segoe UI"/>
        </w:rPr>
        <w:t xml:space="preserve"> </w:t>
      </w:r>
      <w:proofErr w:type="spellStart"/>
      <w:r>
        <w:rPr>
          <w:rStyle w:val="break-words"/>
          <w:rFonts w:ascii="Segoe UI" w:hAnsi="Segoe UI" w:cs="Segoe UI"/>
        </w:rPr>
        <w:t>importantly</w:t>
      </w:r>
      <w:proofErr w:type="spellEnd"/>
      <w:r>
        <w:rPr>
          <w:rStyle w:val="break-words"/>
          <w:rFonts w:ascii="Segoe UI" w:hAnsi="Segoe UI" w:cs="Segoe UI"/>
        </w:rPr>
        <w:t xml:space="preserve"> </w:t>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happens</w:t>
      </w:r>
      <w:proofErr w:type="spellEnd"/>
      <w:r>
        <w:rPr>
          <w:rStyle w:val="break-words"/>
          <w:rFonts w:ascii="Segoe UI" w:hAnsi="Segoe UI" w:cs="Segoe UI"/>
        </w:rPr>
        <w:t xml:space="preserve"> </w:t>
      </w:r>
      <w:proofErr w:type="spellStart"/>
      <w:r>
        <w:rPr>
          <w:rStyle w:val="break-words"/>
          <w:rFonts w:ascii="Segoe UI" w:hAnsi="Segoe UI" w:cs="Segoe UI"/>
        </w:rPr>
        <w:t>if</w:t>
      </w:r>
      <w:proofErr w:type="spellEnd"/>
      <w:r>
        <w:rPr>
          <w:rStyle w:val="break-words"/>
          <w:rFonts w:ascii="Segoe UI" w:hAnsi="Segoe UI" w:cs="Segoe UI"/>
        </w:rPr>
        <w:t xml:space="preserve"> </w:t>
      </w:r>
      <w:proofErr w:type="spellStart"/>
      <w:r>
        <w:rPr>
          <w:rStyle w:val="break-words"/>
          <w:rFonts w:ascii="Segoe UI" w:hAnsi="Segoe UI" w:cs="Segoe UI"/>
        </w:rPr>
        <w:t>they</w:t>
      </w:r>
      <w:proofErr w:type="spellEnd"/>
      <w:r>
        <w:rPr>
          <w:rStyle w:val="break-words"/>
          <w:rFonts w:ascii="Segoe UI" w:hAnsi="Segoe UI" w:cs="Segoe UI"/>
        </w:rPr>
        <w:t xml:space="preserve"> </w:t>
      </w:r>
      <w:proofErr w:type="spellStart"/>
      <w:r>
        <w:rPr>
          <w:rStyle w:val="break-words"/>
          <w:rFonts w:ascii="Segoe UI" w:hAnsi="Segoe UI" w:cs="Segoe UI"/>
        </w:rPr>
        <w:t>stay</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same and </w:t>
      </w:r>
      <w:proofErr w:type="spellStart"/>
      <w:r>
        <w:rPr>
          <w:rStyle w:val="break-words"/>
          <w:rFonts w:ascii="Segoe UI" w:hAnsi="Segoe UI" w:cs="Segoe UI"/>
        </w:rPr>
        <w:t>don’t</w:t>
      </w:r>
      <w:proofErr w:type="spellEnd"/>
      <w:r>
        <w:rPr>
          <w:rStyle w:val="break-words"/>
          <w:rFonts w:ascii="Segoe UI" w:hAnsi="Segoe UI" w:cs="Segoe UI"/>
        </w:rPr>
        <w:t xml:space="preserve"> fix </w:t>
      </w:r>
      <w:proofErr w:type="spellStart"/>
      <w:r>
        <w:rPr>
          <w:rStyle w:val="break-words"/>
          <w:rFonts w:ascii="Segoe UI" w:hAnsi="Segoe UI" w:cs="Segoe UI"/>
        </w:rPr>
        <w:t>it</w:t>
      </w:r>
      <w:proofErr w:type="spellEnd"/>
      <w:r>
        <w:rPr>
          <w:rStyle w:val="break-words"/>
          <w:rFonts w:ascii="Segoe UI" w:hAnsi="Segoe UI" w:cs="Segoe UI"/>
        </w:rPr>
        <w:t xml:space="preserve">, </w:t>
      </w:r>
      <w:proofErr w:type="spellStart"/>
      <w:r>
        <w:rPr>
          <w:rStyle w:val="break-words"/>
          <w:rFonts w:ascii="Segoe UI" w:hAnsi="Segoe UI" w:cs="Segoe UI"/>
        </w:rPr>
        <w:t>example</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 xml:space="preserve">“Most </w:t>
      </w:r>
      <w:proofErr w:type="spellStart"/>
      <w:r>
        <w:rPr>
          <w:rStyle w:val="break-words"/>
          <w:rFonts w:ascii="Segoe UI" w:hAnsi="Segoe UI" w:cs="Segoe UI"/>
        </w:rPr>
        <w:t>companies</w:t>
      </w:r>
      <w:proofErr w:type="spellEnd"/>
      <w:r>
        <w:rPr>
          <w:rStyle w:val="break-words"/>
          <w:rFonts w:ascii="Segoe UI" w:hAnsi="Segoe UI" w:cs="Segoe UI"/>
        </w:rPr>
        <w:t xml:space="preserve"> </w:t>
      </w:r>
      <w:proofErr w:type="spellStart"/>
      <w:r>
        <w:rPr>
          <w:rStyle w:val="break-words"/>
          <w:rFonts w:ascii="Segoe UI" w:hAnsi="Segoe UI" w:cs="Segoe UI"/>
        </w:rPr>
        <w:t>use</w:t>
      </w:r>
      <w:proofErr w:type="spellEnd"/>
      <w:r>
        <w:rPr>
          <w:rStyle w:val="break-words"/>
          <w:rFonts w:ascii="Segoe UI" w:hAnsi="Segoe UI" w:cs="Segoe UI"/>
        </w:rPr>
        <w:t xml:space="preserve"> high </w:t>
      </w:r>
      <w:proofErr w:type="spellStart"/>
      <w:r>
        <w:rPr>
          <w:rStyle w:val="break-words"/>
          <w:rFonts w:ascii="Segoe UI" w:hAnsi="Segoe UI" w:cs="Segoe UI"/>
        </w:rPr>
        <w:t>street</w:t>
      </w:r>
      <w:proofErr w:type="spellEnd"/>
      <w:r>
        <w:rPr>
          <w:rStyle w:val="break-words"/>
          <w:rFonts w:ascii="Segoe UI" w:hAnsi="Segoe UI" w:cs="Segoe UI"/>
        </w:rPr>
        <w:t xml:space="preserve"> </w:t>
      </w:r>
      <w:proofErr w:type="spellStart"/>
      <w:r>
        <w:rPr>
          <w:rStyle w:val="break-words"/>
          <w:rFonts w:ascii="Segoe UI" w:hAnsi="Segoe UI" w:cs="Segoe UI"/>
        </w:rPr>
        <w:t>banks</w:t>
      </w:r>
      <w:proofErr w:type="spellEnd"/>
      <w:r>
        <w:rPr>
          <w:rStyle w:val="break-words"/>
          <w:rFonts w:ascii="Segoe UI" w:hAnsi="Segoe UI" w:cs="Segoe UI"/>
        </w:rPr>
        <w:t xml:space="preserve"> </w:t>
      </w:r>
      <w:proofErr w:type="spellStart"/>
      <w:r>
        <w:rPr>
          <w:rStyle w:val="break-words"/>
          <w:rFonts w:ascii="Segoe UI" w:hAnsi="Segoe UI" w:cs="Segoe UI"/>
        </w:rPr>
        <w:t>with</w:t>
      </w:r>
      <w:proofErr w:type="spellEnd"/>
      <w:r>
        <w:rPr>
          <w:rStyle w:val="break-words"/>
          <w:rFonts w:ascii="Segoe UI" w:hAnsi="Segoe UI" w:cs="Segoe UI"/>
        </w:rPr>
        <w:t xml:space="preserve"> 3% FX </w:t>
      </w:r>
      <w:proofErr w:type="spellStart"/>
      <w:r>
        <w:rPr>
          <w:rStyle w:val="break-words"/>
          <w:rFonts w:ascii="Segoe UI" w:hAnsi="Segoe UI" w:cs="Segoe UI"/>
        </w:rPr>
        <w:t>fees</w:t>
      </w:r>
      <w:proofErr w:type="spellEnd"/>
      <w:r>
        <w:rPr>
          <w:rStyle w:val="break-words"/>
          <w:rFonts w:ascii="Segoe UI" w:hAnsi="Segoe UI" w:cs="Segoe UI"/>
        </w:rPr>
        <w:t xml:space="preserve">, </w:t>
      </w:r>
      <w:proofErr w:type="spellStart"/>
      <w:r>
        <w:rPr>
          <w:rStyle w:val="break-words"/>
          <w:rFonts w:ascii="Segoe UI" w:hAnsi="Segoe UI" w:cs="Segoe UI"/>
        </w:rPr>
        <w:t>meaning</w:t>
      </w:r>
      <w:proofErr w:type="spellEnd"/>
      <w:r>
        <w:rPr>
          <w:rStyle w:val="break-words"/>
          <w:rFonts w:ascii="Segoe UI" w:hAnsi="Segoe UI" w:cs="Segoe UI"/>
        </w:rPr>
        <w:t xml:space="preserve"> </w:t>
      </w:r>
      <w:proofErr w:type="spellStart"/>
      <w:r>
        <w:rPr>
          <w:rStyle w:val="break-words"/>
          <w:rFonts w:ascii="Segoe UI" w:hAnsi="Segoe UI" w:cs="Segoe UI"/>
        </w:rPr>
        <w:t>if</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hit</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revenue</w:t>
      </w:r>
      <w:proofErr w:type="spellEnd"/>
      <w:r>
        <w:rPr>
          <w:rStyle w:val="break-words"/>
          <w:rFonts w:ascii="Segoe UI" w:hAnsi="Segoe UI" w:cs="Segoe UI"/>
        </w:rPr>
        <w:t xml:space="preserve"> </w:t>
      </w:r>
      <w:proofErr w:type="spellStart"/>
      <w:r>
        <w:rPr>
          <w:rStyle w:val="break-words"/>
          <w:rFonts w:ascii="Segoe UI" w:hAnsi="Segoe UI" w:cs="Segoe UI"/>
        </w:rPr>
        <w:t>forecast</w:t>
      </w:r>
      <w:proofErr w:type="spellEnd"/>
      <w:r>
        <w:rPr>
          <w:rStyle w:val="break-words"/>
          <w:rFonts w:ascii="Segoe UI" w:hAnsi="Segoe UI" w:cs="Segoe UI"/>
        </w:rPr>
        <w:t xml:space="preserve"> </w:t>
      </w:r>
      <w:proofErr w:type="spellStart"/>
      <w:r>
        <w:rPr>
          <w:rStyle w:val="break-words"/>
          <w:rFonts w:ascii="Segoe UI" w:hAnsi="Segoe UI" w:cs="Segoe UI"/>
        </w:rPr>
        <w:t>from</w:t>
      </w:r>
      <w:proofErr w:type="spellEnd"/>
      <w:r>
        <w:rPr>
          <w:rStyle w:val="break-words"/>
          <w:rFonts w:ascii="Segoe UI" w:hAnsi="Segoe UI" w:cs="Segoe UI"/>
        </w:rPr>
        <w:t xml:space="preserve"> </w:t>
      </w:r>
      <w:proofErr w:type="spellStart"/>
      <w:r>
        <w:rPr>
          <w:rStyle w:val="break-words"/>
          <w:rFonts w:ascii="Segoe UI" w:hAnsi="Segoe UI" w:cs="Segoe UI"/>
        </w:rPr>
        <w:t>your</w:t>
      </w:r>
      <w:proofErr w:type="spellEnd"/>
      <w:r>
        <w:rPr>
          <w:rStyle w:val="break-words"/>
          <w:rFonts w:ascii="Segoe UI" w:hAnsi="Segoe UI" w:cs="Segoe UI"/>
        </w:rPr>
        <w:t xml:space="preserve"> </w:t>
      </w:r>
      <w:proofErr w:type="spellStart"/>
      <w:r>
        <w:rPr>
          <w:rStyle w:val="break-words"/>
          <w:rFonts w:ascii="Segoe UI" w:hAnsi="Segoe UI" w:cs="Segoe UI"/>
        </w:rPr>
        <w:t>report</w:t>
      </w:r>
      <w:proofErr w:type="spellEnd"/>
      <w:r>
        <w:rPr>
          <w:rStyle w:val="break-words"/>
          <w:rFonts w:ascii="Segoe UI" w:hAnsi="Segoe UI" w:cs="Segoe UI"/>
        </w:rPr>
        <w:t xml:space="preserve"> </w:t>
      </w:r>
      <w:proofErr w:type="spellStart"/>
      <w:r>
        <w:rPr>
          <w:rStyle w:val="break-words"/>
          <w:rFonts w:ascii="Segoe UI" w:hAnsi="Segoe UI" w:cs="Segoe UI"/>
        </w:rPr>
        <w:t>for</w:t>
      </w:r>
      <w:proofErr w:type="spellEnd"/>
      <w:r>
        <w:rPr>
          <w:rStyle w:val="break-words"/>
          <w:rFonts w:ascii="Segoe UI" w:hAnsi="Segoe UI" w:cs="Segoe UI"/>
        </w:rPr>
        <w:t xml:space="preserve"> FY25 that </w:t>
      </w:r>
      <w:proofErr w:type="spellStart"/>
      <w:r>
        <w:rPr>
          <w:rStyle w:val="break-words"/>
          <w:rFonts w:ascii="Segoe UI" w:hAnsi="Segoe UI" w:cs="Segoe UI"/>
        </w:rPr>
        <w:t>could</w:t>
      </w:r>
      <w:proofErr w:type="spellEnd"/>
      <w:r>
        <w:rPr>
          <w:rStyle w:val="break-words"/>
          <w:rFonts w:ascii="Segoe UI" w:hAnsi="Segoe UI" w:cs="Segoe UI"/>
        </w:rPr>
        <w:t xml:space="preserve"> </w:t>
      </w:r>
      <w:proofErr w:type="spellStart"/>
      <w:r>
        <w:rPr>
          <w:rStyle w:val="break-words"/>
          <w:rFonts w:ascii="Segoe UI" w:hAnsi="Segoe UI" w:cs="Segoe UI"/>
        </w:rPr>
        <w:t>be</w:t>
      </w:r>
      <w:proofErr w:type="spellEnd"/>
      <w:r>
        <w:rPr>
          <w:rStyle w:val="break-words"/>
          <w:rFonts w:ascii="Segoe UI" w:hAnsi="Segoe UI" w:cs="Segoe UI"/>
        </w:rPr>
        <w:t xml:space="preserve"> </w:t>
      </w:r>
      <w:proofErr w:type="spellStart"/>
      <w:r>
        <w:rPr>
          <w:rStyle w:val="break-words"/>
          <w:rFonts w:ascii="Segoe UI" w:hAnsi="Segoe UI" w:cs="Segoe UI"/>
        </w:rPr>
        <w:t>as</w:t>
      </w:r>
      <w:proofErr w:type="spellEnd"/>
      <w:r>
        <w:rPr>
          <w:rStyle w:val="break-words"/>
          <w:rFonts w:ascii="Segoe UI" w:hAnsi="Segoe UI" w:cs="Segoe UI"/>
        </w:rPr>
        <w:t xml:space="preserve"> </w:t>
      </w:r>
      <w:proofErr w:type="spellStart"/>
      <w:r>
        <w:rPr>
          <w:rStyle w:val="break-words"/>
          <w:rFonts w:ascii="Segoe UI" w:hAnsi="Segoe UI" w:cs="Segoe UI"/>
        </w:rPr>
        <w:t>much</w:t>
      </w:r>
      <w:proofErr w:type="spellEnd"/>
      <w:r>
        <w:rPr>
          <w:rStyle w:val="break-words"/>
          <w:rFonts w:ascii="Segoe UI" w:hAnsi="Segoe UI" w:cs="Segoe UI"/>
        </w:rPr>
        <w:t xml:space="preserve"> </w:t>
      </w:r>
      <w:proofErr w:type="spellStart"/>
      <w:r>
        <w:rPr>
          <w:rStyle w:val="break-words"/>
          <w:rFonts w:ascii="Segoe UI" w:hAnsi="Segoe UI" w:cs="Segoe UI"/>
        </w:rPr>
        <w:t>as</w:t>
      </w:r>
      <w:proofErr w:type="spellEnd"/>
      <w:r>
        <w:rPr>
          <w:rStyle w:val="break-words"/>
          <w:rFonts w:ascii="Segoe UI" w:hAnsi="Segoe UI" w:cs="Segoe UI"/>
        </w:rPr>
        <w:t xml:space="preserve"> $300,000 in </w:t>
      </w:r>
      <w:proofErr w:type="spellStart"/>
      <w:r>
        <w:rPr>
          <w:rStyle w:val="break-words"/>
          <w:rFonts w:ascii="Segoe UI" w:hAnsi="Segoe UI" w:cs="Segoe UI"/>
        </w:rPr>
        <w:t>fees</w:t>
      </w:r>
      <w:proofErr w:type="spellEnd"/>
      <w:r>
        <w:rPr>
          <w:rStyle w:val="break-words"/>
          <w:rFonts w:ascii="Segoe UI" w:hAnsi="Segoe UI" w:cs="Segoe UI"/>
        </w:rPr>
        <w:t>.</w:t>
      </w:r>
      <w:r>
        <w:rPr>
          <w:rStyle w:val="white-space-pre"/>
          <w:rFonts w:ascii="Segoe UI" w:hAnsi="Segoe UI" w:cs="Segoe UI"/>
        </w:rPr>
        <w:t xml:space="preserve"> </w:t>
      </w:r>
      <w:r>
        <w:rPr>
          <w:rFonts w:ascii="Segoe UI" w:hAnsi="Segoe UI" w:cs="Segoe UI"/>
        </w:rPr>
        <w:br/>
      </w:r>
      <w:r>
        <w:rPr>
          <w:rFonts w:ascii="Segoe UI" w:hAnsi="Segoe UI" w:cs="Segoe UI"/>
        </w:rPr>
        <w:br/>
      </w:r>
      <w:r>
        <w:rPr>
          <w:rStyle w:val="break-words"/>
          <w:rFonts w:ascii="Segoe UI" w:hAnsi="Segoe UI" w:cs="Segoe UI"/>
        </w:rPr>
        <w:t xml:space="preserve">4. </w:t>
      </w:r>
      <w:proofErr w:type="spellStart"/>
      <w:r>
        <w:rPr>
          <w:rStyle w:val="break-words"/>
          <w:rFonts w:ascii="Segoe UI" w:hAnsi="Segoe UI" w:cs="Segoe UI"/>
        </w:rPr>
        <w:t>Social</w:t>
      </w:r>
      <w:proofErr w:type="spellEnd"/>
      <w:r>
        <w:rPr>
          <w:rStyle w:val="break-words"/>
          <w:rFonts w:ascii="Segoe UI" w:hAnsi="Segoe UI" w:cs="Segoe UI"/>
        </w:rPr>
        <w:t xml:space="preserve"> Proof + Solution</w:t>
      </w:r>
      <w:r>
        <w:rPr>
          <w:rFonts w:ascii="Segoe UI" w:hAnsi="Segoe UI" w:cs="Segoe UI"/>
        </w:rPr>
        <w:br/>
      </w:r>
      <w:r>
        <w:rPr>
          <w:rFonts w:ascii="Segoe UI" w:hAnsi="Segoe UI" w:cs="Segoe UI"/>
        </w:rPr>
        <w:br/>
      </w:r>
      <w:r>
        <w:rPr>
          <w:rStyle w:val="break-words"/>
          <w:rFonts w:ascii="Segoe UI" w:hAnsi="Segoe UI" w:cs="Segoe UI"/>
        </w:rPr>
        <w:t xml:space="preserve">People </w:t>
      </w:r>
      <w:proofErr w:type="spellStart"/>
      <w:r>
        <w:rPr>
          <w:rStyle w:val="break-words"/>
          <w:rFonts w:ascii="Segoe UI" w:hAnsi="Segoe UI" w:cs="Segoe UI"/>
        </w:rPr>
        <w:t>don’t</w:t>
      </w:r>
      <w:proofErr w:type="spellEnd"/>
      <w:r>
        <w:rPr>
          <w:rStyle w:val="break-words"/>
          <w:rFonts w:ascii="Segoe UI" w:hAnsi="Segoe UI" w:cs="Segoe UI"/>
        </w:rPr>
        <w:t xml:space="preserve"> care </w:t>
      </w:r>
      <w:proofErr w:type="spellStart"/>
      <w:r>
        <w:rPr>
          <w:rStyle w:val="break-words"/>
          <w:rFonts w:ascii="Segoe UI" w:hAnsi="Segoe UI" w:cs="Segoe UI"/>
        </w:rPr>
        <w:t>about</w:t>
      </w:r>
      <w:proofErr w:type="spellEnd"/>
      <w:r>
        <w:rPr>
          <w:rStyle w:val="break-words"/>
          <w:rFonts w:ascii="Segoe UI" w:hAnsi="Segoe UI" w:cs="Segoe UI"/>
        </w:rPr>
        <w:t xml:space="preserve"> </w:t>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do, </w:t>
      </w:r>
      <w:proofErr w:type="spellStart"/>
      <w:r>
        <w:rPr>
          <w:rStyle w:val="break-words"/>
          <w:rFonts w:ascii="Segoe UI" w:hAnsi="Segoe UI" w:cs="Segoe UI"/>
        </w:rPr>
        <w:t>they</w:t>
      </w:r>
      <w:proofErr w:type="spellEnd"/>
      <w:r>
        <w:rPr>
          <w:rStyle w:val="break-words"/>
          <w:rFonts w:ascii="Segoe UI" w:hAnsi="Segoe UI" w:cs="Segoe UI"/>
        </w:rPr>
        <w:t xml:space="preserve"> care </w:t>
      </w:r>
      <w:proofErr w:type="spellStart"/>
      <w:r>
        <w:rPr>
          <w:rStyle w:val="break-words"/>
          <w:rFonts w:ascii="Segoe UI" w:hAnsi="Segoe UI" w:cs="Segoe UI"/>
        </w:rPr>
        <w:t>about</w:t>
      </w:r>
      <w:proofErr w:type="spellEnd"/>
      <w:r>
        <w:rPr>
          <w:rStyle w:val="break-words"/>
          <w:rFonts w:ascii="Segoe UI" w:hAnsi="Segoe UI" w:cs="Segoe UI"/>
        </w:rPr>
        <w:t xml:space="preserve"> </w:t>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you’ve</w:t>
      </w:r>
      <w:proofErr w:type="spellEnd"/>
      <w:r>
        <w:rPr>
          <w:rStyle w:val="break-words"/>
          <w:rFonts w:ascii="Segoe UI" w:hAnsi="Segoe UI" w:cs="Segoe UI"/>
        </w:rPr>
        <w:t xml:space="preserve"> </w:t>
      </w:r>
      <w:proofErr w:type="spellStart"/>
      <w:r>
        <w:rPr>
          <w:rStyle w:val="break-words"/>
          <w:rFonts w:ascii="Segoe UI" w:hAnsi="Segoe UI" w:cs="Segoe UI"/>
        </w:rPr>
        <w:t>done</w:t>
      </w:r>
      <w:proofErr w:type="spellEnd"/>
      <w:r>
        <w:rPr>
          <w:rStyle w:val="break-words"/>
          <w:rFonts w:ascii="Segoe UI" w:hAnsi="Segoe UI" w:cs="Segoe UI"/>
        </w:rPr>
        <w:t xml:space="preserve"> </w:t>
      </w:r>
      <w:proofErr w:type="spellStart"/>
      <w:r>
        <w:rPr>
          <w:rStyle w:val="break-words"/>
          <w:rFonts w:ascii="Segoe UI" w:hAnsi="Segoe UI" w:cs="Segoe UI"/>
        </w:rPr>
        <w:t>for</w:t>
      </w:r>
      <w:proofErr w:type="spellEnd"/>
      <w:r>
        <w:rPr>
          <w:rStyle w:val="break-words"/>
          <w:rFonts w:ascii="Segoe UI" w:hAnsi="Segoe UI" w:cs="Segoe UI"/>
        </w:rPr>
        <w:t xml:space="preserve"> </w:t>
      </w:r>
      <w:proofErr w:type="spellStart"/>
      <w:r>
        <w:rPr>
          <w:rStyle w:val="break-words"/>
          <w:rFonts w:ascii="Segoe UI" w:hAnsi="Segoe UI" w:cs="Segoe UI"/>
        </w:rPr>
        <w:t>others</w:t>
      </w:r>
      <w:proofErr w:type="spellEnd"/>
      <w:r>
        <w:rPr>
          <w:rStyle w:val="break-words"/>
          <w:rFonts w:ascii="Segoe UI" w:hAnsi="Segoe UI" w:cs="Segoe UI"/>
        </w:rPr>
        <w:t xml:space="preserve">. SO </w:t>
      </w:r>
      <w:proofErr w:type="spellStart"/>
      <w:r>
        <w:rPr>
          <w:rStyle w:val="break-words"/>
          <w:rFonts w:ascii="Segoe UI" w:hAnsi="Segoe UI" w:cs="Segoe UI"/>
        </w:rPr>
        <w:t>show</w:t>
      </w:r>
      <w:proofErr w:type="spellEnd"/>
      <w:r>
        <w:rPr>
          <w:rStyle w:val="break-words"/>
          <w:rFonts w:ascii="Segoe UI" w:hAnsi="Segoe UI" w:cs="Segoe UI"/>
        </w:rPr>
        <w:t xml:space="preserve"> </w:t>
      </w:r>
      <w:proofErr w:type="spellStart"/>
      <w:r>
        <w:rPr>
          <w:rStyle w:val="break-words"/>
          <w:rFonts w:ascii="Segoe UI" w:hAnsi="Segoe UI" w:cs="Segoe UI"/>
        </w:rPr>
        <w:t>how</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helped</w:t>
      </w:r>
      <w:proofErr w:type="spellEnd"/>
      <w:r>
        <w:rPr>
          <w:rStyle w:val="break-words"/>
          <w:rFonts w:ascii="Segoe UI" w:hAnsi="Segoe UI" w:cs="Segoe UI"/>
        </w:rPr>
        <w:t xml:space="preserve"> </w:t>
      </w:r>
      <w:proofErr w:type="spellStart"/>
      <w:r>
        <w:rPr>
          <w:rStyle w:val="break-words"/>
          <w:rFonts w:ascii="Segoe UI" w:hAnsi="Segoe UI" w:cs="Segoe UI"/>
        </w:rPr>
        <w:t>people</w:t>
      </w:r>
      <w:proofErr w:type="spellEnd"/>
      <w:r>
        <w:rPr>
          <w:rStyle w:val="break-words"/>
          <w:rFonts w:ascii="Segoe UI" w:hAnsi="Segoe UI" w:cs="Segoe UI"/>
        </w:rPr>
        <w:t xml:space="preserve"> like </w:t>
      </w:r>
      <w:proofErr w:type="spellStart"/>
      <w:r>
        <w:rPr>
          <w:rStyle w:val="break-words"/>
          <w:rFonts w:ascii="Segoe UI" w:hAnsi="Segoe UI" w:cs="Segoe UI"/>
        </w:rPr>
        <w:t>them</w:t>
      </w:r>
      <w:proofErr w:type="spellEnd"/>
      <w:r>
        <w:rPr>
          <w:rStyle w:val="break-words"/>
          <w:rFonts w:ascii="Segoe UI" w:hAnsi="Segoe UI" w:cs="Segoe UI"/>
        </w:rPr>
        <w:t xml:space="preserve"> </w:t>
      </w:r>
      <w:proofErr w:type="spellStart"/>
      <w:r>
        <w:rPr>
          <w:rStyle w:val="break-words"/>
          <w:rFonts w:ascii="Segoe UI" w:hAnsi="Segoe UI" w:cs="Segoe UI"/>
        </w:rPr>
        <w:t>avoid</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issue</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 xml:space="preserve">“Deel </w:t>
      </w:r>
      <w:proofErr w:type="spellStart"/>
      <w:r>
        <w:rPr>
          <w:rStyle w:val="break-words"/>
          <w:rFonts w:ascii="Segoe UI" w:hAnsi="Segoe UI" w:cs="Segoe UI"/>
        </w:rPr>
        <w:t>paid</w:t>
      </w:r>
      <w:proofErr w:type="spellEnd"/>
      <w:r>
        <w:rPr>
          <w:rStyle w:val="break-words"/>
          <w:rFonts w:ascii="Segoe UI" w:hAnsi="Segoe UI" w:cs="Segoe UI"/>
        </w:rPr>
        <w:t xml:space="preserve"> 0.4% on </w:t>
      </w:r>
      <w:proofErr w:type="spellStart"/>
      <w:r>
        <w:rPr>
          <w:rStyle w:val="break-words"/>
          <w:rFonts w:ascii="Segoe UI" w:hAnsi="Segoe UI" w:cs="Segoe UI"/>
        </w:rPr>
        <w:t>average</w:t>
      </w:r>
      <w:proofErr w:type="spellEnd"/>
      <w:r>
        <w:rPr>
          <w:rStyle w:val="break-words"/>
          <w:rFonts w:ascii="Segoe UI" w:hAnsi="Segoe UI" w:cs="Segoe UI"/>
        </w:rPr>
        <w:t xml:space="preserve"> </w:t>
      </w:r>
      <w:proofErr w:type="spellStart"/>
      <w:r>
        <w:rPr>
          <w:rStyle w:val="break-words"/>
          <w:rFonts w:ascii="Segoe UI" w:hAnsi="Segoe UI" w:cs="Segoe UI"/>
        </w:rPr>
        <w:t>with</w:t>
      </w:r>
      <w:proofErr w:type="spellEnd"/>
      <w:r>
        <w:rPr>
          <w:rStyle w:val="break-words"/>
          <w:rFonts w:ascii="Segoe UI" w:hAnsi="Segoe UI" w:cs="Segoe UI"/>
        </w:rPr>
        <w:t xml:space="preserve"> </w:t>
      </w:r>
      <w:proofErr w:type="spellStart"/>
      <w:r>
        <w:rPr>
          <w:rStyle w:val="break-words"/>
          <w:rFonts w:ascii="Segoe UI" w:hAnsi="Segoe UI" w:cs="Segoe UI"/>
        </w:rPr>
        <w:t>our</w:t>
      </w:r>
      <w:proofErr w:type="spellEnd"/>
      <w:r>
        <w:rPr>
          <w:rStyle w:val="break-words"/>
          <w:rFonts w:ascii="Segoe UI" w:hAnsi="Segoe UI" w:cs="Segoe UI"/>
        </w:rPr>
        <w:t xml:space="preserve"> online </w:t>
      </w:r>
      <w:proofErr w:type="spellStart"/>
      <w:r>
        <w:rPr>
          <w:rStyle w:val="break-words"/>
          <w:rFonts w:ascii="Segoe UI" w:hAnsi="Segoe UI" w:cs="Segoe UI"/>
        </w:rPr>
        <w:t>bank</w:t>
      </w:r>
      <w:proofErr w:type="spellEnd"/>
      <w:r>
        <w:rPr>
          <w:rStyle w:val="break-words"/>
          <w:rFonts w:ascii="Segoe UI" w:hAnsi="Segoe UI" w:cs="Segoe UI"/>
        </w:rPr>
        <w:t xml:space="preserve"> &amp; </w:t>
      </w:r>
      <w:proofErr w:type="spellStart"/>
      <w:r>
        <w:rPr>
          <w:rStyle w:val="break-words"/>
          <w:rFonts w:ascii="Segoe UI" w:hAnsi="Segoe UI" w:cs="Segoe UI"/>
        </w:rPr>
        <w:t>saved</w:t>
      </w:r>
      <w:proofErr w:type="spellEnd"/>
      <w:r>
        <w:rPr>
          <w:rStyle w:val="break-words"/>
          <w:rFonts w:ascii="Segoe UI" w:hAnsi="Segoe UI" w:cs="Segoe UI"/>
        </w:rPr>
        <w:t xml:space="preserve"> $50,000 in extra </w:t>
      </w:r>
      <w:proofErr w:type="spellStart"/>
      <w:r>
        <w:rPr>
          <w:rStyle w:val="break-words"/>
          <w:rFonts w:ascii="Segoe UI" w:hAnsi="Segoe UI" w:cs="Segoe UI"/>
        </w:rPr>
        <w:t>fees</w:t>
      </w:r>
      <w:proofErr w:type="spellEnd"/>
      <w:r>
        <w:rPr>
          <w:rStyle w:val="break-words"/>
          <w:rFonts w:ascii="Segoe UI" w:hAnsi="Segoe UI" w:cs="Segoe UI"/>
        </w:rPr>
        <w:t>.”</w:t>
      </w:r>
      <w:r>
        <w:rPr>
          <w:rFonts w:ascii="Segoe UI" w:hAnsi="Segoe UI" w:cs="Segoe UI"/>
        </w:rPr>
        <w:br/>
      </w:r>
      <w:r>
        <w:rPr>
          <w:rFonts w:ascii="Segoe UI" w:hAnsi="Segoe UI" w:cs="Segoe UI"/>
        </w:rPr>
        <w:br/>
      </w:r>
      <w:r>
        <w:rPr>
          <w:rStyle w:val="break-words"/>
          <w:rFonts w:ascii="Segoe UI" w:hAnsi="Segoe UI" w:cs="Segoe UI"/>
        </w:rPr>
        <w:t xml:space="preserve">BONUS: The </w:t>
      </w:r>
      <w:proofErr w:type="spellStart"/>
      <w:r>
        <w:rPr>
          <w:rStyle w:val="break-words"/>
          <w:rFonts w:ascii="Segoe UI" w:hAnsi="Segoe UI" w:cs="Segoe UI"/>
        </w:rPr>
        <w:t>bigger</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gap</w:t>
      </w:r>
      <w:proofErr w:type="spellEnd"/>
      <w:r>
        <w:rPr>
          <w:rStyle w:val="break-words"/>
          <w:rFonts w:ascii="Segoe UI" w:hAnsi="Segoe UI" w:cs="Segoe UI"/>
        </w:rPr>
        <w:t xml:space="preserve"> </w:t>
      </w:r>
      <w:proofErr w:type="spellStart"/>
      <w:r>
        <w:rPr>
          <w:rStyle w:val="break-words"/>
          <w:rFonts w:ascii="Segoe UI" w:hAnsi="Segoe UI" w:cs="Segoe UI"/>
        </w:rPr>
        <w:t>from</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current</w:t>
      </w:r>
      <w:proofErr w:type="spellEnd"/>
      <w:r>
        <w:rPr>
          <w:rStyle w:val="break-words"/>
          <w:rFonts w:ascii="Segoe UI" w:hAnsi="Segoe UI" w:cs="Segoe UI"/>
        </w:rPr>
        <w:t xml:space="preserve"> </w:t>
      </w:r>
      <w:proofErr w:type="spellStart"/>
      <w:r>
        <w:rPr>
          <w:rStyle w:val="break-words"/>
          <w:rFonts w:ascii="Segoe UI" w:hAnsi="Segoe UI" w:cs="Segoe UI"/>
        </w:rPr>
        <w:t>state</w:t>
      </w:r>
      <w:proofErr w:type="spellEnd"/>
      <w:r>
        <w:rPr>
          <w:rStyle w:val="break-words"/>
          <w:rFonts w:ascii="Segoe UI" w:hAnsi="Segoe UI" w:cs="Segoe UI"/>
        </w:rPr>
        <w:t xml:space="preserve"> (</w:t>
      </w:r>
      <w:proofErr w:type="spellStart"/>
      <w:r>
        <w:rPr>
          <w:rStyle w:val="break-words"/>
          <w:rFonts w:ascii="Segoe UI" w:hAnsi="Segoe UI" w:cs="Segoe UI"/>
        </w:rPr>
        <w:t>their</w:t>
      </w:r>
      <w:proofErr w:type="spellEnd"/>
      <w:r>
        <w:rPr>
          <w:rStyle w:val="break-words"/>
          <w:rFonts w:ascii="Segoe UI" w:hAnsi="Segoe UI" w:cs="Segoe UI"/>
        </w:rPr>
        <w:t xml:space="preserve"> pain and </w:t>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it</w:t>
      </w:r>
      <w:proofErr w:type="spellEnd"/>
      <w:r>
        <w:rPr>
          <w:rStyle w:val="break-words"/>
          <w:rFonts w:ascii="Segoe UI" w:hAnsi="Segoe UI" w:cs="Segoe UI"/>
        </w:rPr>
        <w:t xml:space="preserve"> </w:t>
      </w:r>
      <w:proofErr w:type="spellStart"/>
      <w:r>
        <w:rPr>
          <w:rStyle w:val="break-words"/>
          <w:rFonts w:ascii="Segoe UI" w:hAnsi="Segoe UI" w:cs="Segoe UI"/>
        </w:rPr>
        <w:t>leads</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desired</w:t>
      </w:r>
      <w:proofErr w:type="spellEnd"/>
      <w:r>
        <w:rPr>
          <w:rStyle w:val="break-words"/>
          <w:rFonts w:ascii="Segoe UI" w:hAnsi="Segoe UI" w:cs="Segoe UI"/>
        </w:rPr>
        <w:t xml:space="preserve"> </w:t>
      </w:r>
      <w:proofErr w:type="spellStart"/>
      <w:r>
        <w:rPr>
          <w:rStyle w:val="break-words"/>
          <w:rFonts w:ascii="Segoe UI" w:hAnsi="Segoe UI" w:cs="Segoe UI"/>
        </w:rPr>
        <w:t>state</w:t>
      </w:r>
      <w:proofErr w:type="spellEnd"/>
      <w:r>
        <w:rPr>
          <w:rStyle w:val="break-words"/>
          <w:rFonts w:ascii="Segoe UI" w:hAnsi="Segoe UI" w:cs="Segoe UI"/>
        </w:rPr>
        <w:t xml:space="preserve"> (</w:t>
      </w:r>
      <w:proofErr w:type="spellStart"/>
      <w:r>
        <w:rPr>
          <w:rStyle w:val="break-words"/>
          <w:rFonts w:ascii="Segoe UI" w:hAnsi="Segoe UI" w:cs="Segoe UI"/>
        </w:rPr>
        <w:t>where</w:t>
      </w:r>
      <w:proofErr w:type="spellEnd"/>
      <w:r>
        <w:rPr>
          <w:rStyle w:val="break-words"/>
          <w:rFonts w:ascii="Segoe UI" w:hAnsi="Segoe UI" w:cs="Segoe UI"/>
        </w:rPr>
        <w:t xml:space="preserve"> </w:t>
      </w:r>
      <w:proofErr w:type="spellStart"/>
      <w:r>
        <w:rPr>
          <w:rStyle w:val="break-words"/>
          <w:rFonts w:ascii="Segoe UI" w:hAnsi="Segoe UI" w:cs="Segoe UI"/>
        </w:rPr>
        <w:t>you’ve</w:t>
      </w:r>
      <w:proofErr w:type="spellEnd"/>
      <w:r>
        <w:rPr>
          <w:rStyle w:val="break-words"/>
          <w:rFonts w:ascii="Segoe UI" w:hAnsi="Segoe UI" w:cs="Segoe UI"/>
        </w:rPr>
        <w:t xml:space="preserve"> </w:t>
      </w:r>
      <w:proofErr w:type="spellStart"/>
      <w:r>
        <w:rPr>
          <w:rStyle w:val="break-words"/>
          <w:rFonts w:ascii="Segoe UI" w:hAnsi="Segoe UI" w:cs="Segoe UI"/>
        </w:rPr>
        <w:t>helped</w:t>
      </w:r>
      <w:proofErr w:type="spellEnd"/>
      <w:r>
        <w:rPr>
          <w:rStyle w:val="break-words"/>
          <w:rFonts w:ascii="Segoe UI" w:hAnsi="Segoe UI" w:cs="Segoe UI"/>
        </w:rPr>
        <w:t xml:space="preserve"> </w:t>
      </w:r>
      <w:proofErr w:type="spellStart"/>
      <w:r>
        <w:rPr>
          <w:rStyle w:val="break-words"/>
          <w:rFonts w:ascii="Segoe UI" w:hAnsi="Segoe UI" w:cs="Segoe UI"/>
        </w:rPr>
        <w:t>similar</w:t>
      </w:r>
      <w:proofErr w:type="spellEnd"/>
      <w:r>
        <w:rPr>
          <w:rStyle w:val="break-words"/>
          <w:rFonts w:ascii="Segoe UI" w:hAnsi="Segoe UI" w:cs="Segoe UI"/>
        </w:rPr>
        <w:t xml:space="preserve"> </w:t>
      </w:r>
      <w:proofErr w:type="spellStart"/>
      <w:r>
        <w:rPr>
          <w:rStyle w:val="break-words"/>
          <w:rFonts w:ascii="Segoe UI" w:hAnsi="Segoe UI" w:cs="Segoe UI"/>
        </w:rPr>
        <w:t>companies</w:t>
      </w:r>
      <w:proofErr w:type="spellEnd"/>
      <w:r>
        <w:rPr>
          <w:rStyle w:val="break-words"/>
          <w:rFonts w:ascii="Segoe UI" w:hAnsi="Segoe UI" w:cs="Segoe UI"/>
        </w:rPr>
        <w:t xml:space="preserve"> </w:t>
      </w:r>
      <w:proofErr w:type="spellStart"/>
      <w:r>
        <w:rPr>
          <w:rStyle w:val="break-words"/>
          <w:rFonts w:ascii="Segoe UI" w:hAnsi="Segoe UI" w:cs="Segoe UI"/>
        </w:rPr>
        <w:t>get</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better</w:t>
      </w:r>
      <w:proofErr w:type="spellEnd"/>
      <w:r>
        <w:rPr>
          <w:rStyle w:val="break-words"/>
          <w:rFonts w:ascii="Segoe UI" w:hAnsi="Segoe UI" w:cs="Segoe UI"/>
        </w:rPr>
        <w:t xml:space="preserve">! So </w:t>
      </w:r>
      <w:proofErr w:type="spellStart"/>
      <w:r>
        <w:rPr>
          <w:rStyle w:val="break-words"/>
          <w:rFonts w:ascii="Segoe UI" w:hAnsi="Segoe UI" w:cs="Segoe UI"/>
        </w:rPr>
        <w:t>use</w:t>
      </w:r>
      <w:proofErr w:type="spellEnd"/>
      <w:r>
        <w:rPr>
          <w:rStyle w:val="break-words"/>
          <w:rFonts w:ascii="Segoe UI" w:hAnsi="Segoe UI" w:cs="Segoe UI"/>
        </w:rPr>
        <w:t xml:space="preserve"> </w:t>
      </w:r>
      <w:proofErr w:type="spellStart"/>
      <w:r>
        <w:rPr>
          <w:rStyle w:val="break-words"/>
          <w:rFonts w:ascii="Segoe UI" w:hAnsi="Segoe UI" w:cs="Segoe UI"/>
        </w:rPr>
        <w:t>metrics</w:t>
      </w:r>
      <w:proofErr w:type="spellEnd"/>
      <w:r>
        <w:rPr>
          <w:rStyle w:val="break-words"/>
          <w:rFonts w:ascii="Segoe UI" w:hAnsi="Segoe UI" w:cs="Segoe UI"/>
        </w:rPr>
        <w:t xml:space="preserve"> </w:t>
      </w:r>
      <w:proofErr w:type="spellStart"/>
      <w:r>
        <w:rPr>
          <w:rStyle w:val="break-words"/>
          <w:rFonts w:ascii="Segoe UI" w:hAnsi="Segoe UI" w:cs="Segoe UI"/>
        </w:rPr>
        <w:t>or</w:t>
      </w:r>
      <w:proofErr w:type="spellEnd"/>
      <w:r>
        <w:rPr>
          <w:rStyle w:val="break-words"/>
          <w:rFonts w:ascii="Segoe UI" w:hAnsi="Segoe UI" w:cs="Segoe UI"/>
        </w:rPr>
        <w:t xml:space="preserve"> </w:t>
      </w:r>
      <w:proofErr w:type="spellStart"/>
      <w:r>
        <w:rPr>
          <w:rStyle w:val="break-words"/>
          <w:rFonts w:ascii="Segoe UI" w:hAnsi="Segoe UI" w:cs="Segoe UI"/>
        </w:rPr>
        <w:t>stories</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help</w:t>
      </w:r>
      <w:proofErr w:type="spellEnd"/>
      <w:r>
        <w:rPr>
          <w:rStyle w:val="break-words"/>
          <w:rFonts w:ascii="Segoe UI" w:hAnsi="Segoe UI" w:cs="Segoe UI"/>
        </w:rPr>
        <w:t xml:space="preserve"> </w:t>
      </w:r>
      <w:proofErr w:type="spellStart"/>
      <w:r>
        <w:rPr>
          <w:rStyle w:val="break-words"/>
          <w:rFonts w:ascii="Segoe UI" w:hAnsi="Segoe UI" w:cs="Segoe UI"/>
        </w:rPr>
        <w:t>it</w:t>
      </w:r>
      <w:proofErr w:type="spellEnd"/>
      <w:r>
        <w:rPr>
          <w:rStyle w:val="break-words"/>
          <w:rFonts w:ascii="Segoe UI" w:hAnsi="Segoe UI" w:cs="Segoe UI"/>
        </w:rPr>
        <w:t xml:space="preserve"> </w:t>
      </w:r>
      <w:proofErr w:type="spellStart"/>
      <w:r>
        <w:rPr>
          <w:rStyle w:val="break-words"/>
          <w:rFonts w:ascii="Segoe UI" w:hAnsi="Segoe UI" w:cs="Segoe UI"/>
        </w:rPr>
        <w:t>resonate</w:t>
      </w:r>
      <w:proofErr w:type="spellEnd"/>
      <w:r>
        <w:rPr>
          <w:rFonts w:ascii="Segoe UI" w:hAnsi="Segoe UI" w:cs="Segoe UI"/>
        </w:rPr>
        <w:br/>
      </w:r>
      <w:r>
        <w:rPr>
          <w:rFonts w:ascii="Segoe UI" w:hAnsi="Segoe UI" w:cs="Segoe UI"/>
        </w:rPr>
        <w:br/>
      </w:r>
      <w:r>
        <w:rPr>
          <w:rStyle w:val="break-words"/>
          <w:rFonts w:ascii="Segoe UI" w:hAnsi="Segoe UI" w:cs="Segoe UI"/>
        </w:rPr>
        <w:t>5. Soft CTA</w:t>
      </w:r>
      <w:r>
        <w:rPr>
          <w:rFonts w:ascii="Segoe UI" w:hAnsi="Segoe UI" w:cs="Segoe UI"/>
        </w:rPr>
        <w:br/>
      </w:r>
      <w:r>
        <w:rPr>
          <w:rFonts w:ascii="Segoe UI" w:hAnsi="Segoe UI" w:cs="Segoe UI"/>
        </w:rPr>
        <w:br/>
      </w:r>
      <w:proofErr w:type="spellStart"/>
      <w:r>
        <w:rPr>
          <w:rStyle w:val="break-words"/>
          <w:rFonts w:ascii="Segoe UI" w:hAnsi="Segoe UI" w:cs="Segoe UI"/>
        </w:rPr>
        <w:t>Don’t</w:t>
      </w:r>
      <w:proofErr w:type="spellEnd"/>
      <w:r>
        <w:rPr>
          <w:rStyle w:val="break-words"/>
          <w:rFonts w:ascii="Segoe UI" w:hAnsi="Segoe UI" w:cs="Segoe UI"/>
        </w:rPr>
        <w:t xml:space="preserve"> </w:t>
      </w:r>
      <w:proofErr w:type="spellStart"/>
      <w:r>
        <w:rPr>
          <w:rStyle w:val="break-words"/>
          <w:rFonts w:ascii="Segoe UI" w:hAnsi="Segoe UI" w:cs="Segoe UI"/>
        </w:rPr>
        <w:t>dive</w:t>
      </w:r>
      <w:proofErr w:type="spellEnd"/>
      <w:r>
        <w:rPr>
          <w:rStyle w:val="break-words"/>
          <w:rFonts w:ascii="Segoe UI" w:hAnsi="Segoe UI" w:cs="Segoe UI"/>
        </w:rPr>
        <w:t xml:space="preserve"> </w:t>
      </w:r>
      <w:proofErr w:type="spellStart"/>
      <w:r>
        <w:rPr>
          <w:rStyle w:val="break-words"/>
          <w:rFonts w:ascii="Segoe UI" w:hAnsi="Segoe UI" w:cs="Segoe UI"/>
        </w:rPr>
        <w:t>straight</w:t>
      </w:r>
      <w:proofErr w:type="spellEnd"/>
      <w:r>
        <w:rPr>
          <w:rStyle w:val="break-words"/>
          <w:rFonts w:ascii="Segoe UI" w:hAnsi="Segoe UI" w:cs="Segoe UI"/>
        </w:rPr>
        <w:t xml:space="preserve"> </w:t>
      </w:r>
      <w:proofErr w:type="spellStart"/>
      <w:r>
        <w:rPr>
          <w:rStyle w:val="break-words"/>
          <w:rFonts w:ascii="Segoe UI" w:hAnsi="Segoe UI" w:cs="Segoe UI"/>
        </w:rPr>
        <w:t>into</w:t>
      </w:r>
      <w:proofErr w:type="spellEnd"/>
      <w:r>
        <w:rPr>
          <w:rStyle w:val="break-words"/>
          <w:rFonts w:ascii="Segoe UI" w:hAnsi="Segoe UI" w:cs="Segoe UI"/>
        </w:rPr>
        <w:t xml:space="preserve"> </w:t>
      </w:r>
      <w:proofErr w:type="spellStart"/>
      <w:r>
        <w:rPr>
          <w:rStyle w:val="break-words"/>
          <w:rFonts w:ascii="Segoe UI" w:hAnsi="Segoe UI" w:cs="Segoe UI"/>
        </w:rPr>
        <w:t>trying</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book</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meeting</w:t>
      </w:r>
      <w:proofErr w:type="spellEnd"/>
      <w:r>
        <w:rPr>
          <w:rStyle w:val="break-words"/>
          <w:rFonts w:ascii="Segoe UI" w:hAnsi="Segoe UI" w:cs="Segoe UI"/>
        </w:rPr>
        <w:t xml:space="preserve">, </w:t>
      </w:r>
      <w:proofErr w:type="spellStart"/>
      <w:r>
        <w:rPr>
          <w:rStyle w:val="break-words"/>
          <w:rFonts w:ascii="Segoe UI" w:hAnsi="Segoe UI" w:cs="Segoe UI"/>
        </w:rPr>
        <w:t>instead</w:t>
      </w:r>
      <w:proofErr w:type="spellEnd"/>
      <w:r>
        <w:rPr>
          <w:rStyle w:val="break-words"/>
          <w:rFonts w:ascii="Segoe UI" w:hAnsi="Segoe UI" w:cs="Segoe UI"/>
        </w:rPr>
        <w:t xml:space="preserve"> </w:t>
      </w:r>
      <w:proofErr w:type="spellStart"/>
      <w:r>
        <w:rPr>
          <w:rStyle w:val="break-words"/>
          <w:rFonts w:ascii="Segoe UI" w:hAnsi="Segoe UI" w:cs="Segoe UI"/>
        </w:rPr>
        <w:t>try</w:t>
      </w:r>
      <w:proofErr w:type="spellEnd"/>
      <w:r>
        <w:rPr>
          <w:rStyle w:val="break-words"/>
          <w:rFonts w:ascii="Segoe UI" w:hAnsi="Segoe UI" w:cs="Segoe UI"/>
        </w:rPr>
        <w:t xml:space="preserve"> &amp; </w:t>
      </w:r>
      <w:proofErr w:type="spellStart"/>
      <w:r>
        <w:rPr>
          <w:rStyle w:val="break-words"/>
          <w:rFonts w:ascii="Segoe UI" w:hAnsi="Segoe UI" w:cs="Segoe UI"/>
        </w:rPr>
        <w:t>start</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conversation</w:t>
      </w:r>
      <w:proofErr w:type="spellEnd"/>
      <w:r>
        <w:rPr>
          <w:rStyle w:val="break-words"/>
          <w:rFonts w:ascii="Segoe UI" w:hAnsi="Segoe UI" w:cs="Segoe UI"/>
        </w:rPr>
        <w:t xml:space="preserve">, </w:t>
      </w:r>
      <w:proofErr w:type="spellStart"/>
      <w:r>
        <w:rPr>
          <w:rStyle w:val="break-words"/>
          <w:rFonts w:ascii="Segoe UI" w:hAnsi="Segoe UI" w:cs="Segoe UI"/>
        </w:rPr>
        <w:t>tie</w:t>
      </w:r>
      <w:proofErr w:type="spellEnd"/>
      <w:r>
        <w:rPr>
          <w:rStyle w:val="break-words"/>
          <w:rFonts w:ascii="Segoe UI" w:hAnsi="Segoe UI" w:cs="Segoe UI"/>
        </w:rPr>
        <w:t xml:space="preserve"> </w:t>
      </w:r>
      <w:proofErr w:type="spellStart"/>
      <w:r>
        <w:rPr>
          <w:rStyle w:val="break-words"/>
          <w:rFonts w:ascii="Segoe UI" w:hAnsi="Segoe UI" w:cs="Segoe UI"/>
        </w:rPr>
        <w:t>it</w:t>
      </w:r>
      <w:proofErr w:type="spellEnd"/>
      <w:r>
        <w:rPr>
          <w:rStyle w:val="break-words"/>
          <w:rFonts w:ascii="Segoe UI" w:hAnsi="Segoe UI" w:cs="Segoe UI"/>
        </w:rPr>
        <w:t xml:space="preserve"> back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your</w:t>
      </w:r>
      <w:proofErr w:type="spellEnd"/>
      <w:r>
        <w:rPr>
          <w:rStyle w:val="break-words"/>
          <w:rFonts w:ascii="Segoe UI" w:hAnsi="Segoe UI" w:cs="Segoe UI"/>
        </w:rPr>
        <w:t xml:space="preserve"> </w:t>
      </w:r>
      <w:proofErr w:type="spellStart"/>
      <w:r>
        <w:rPr>
          <w:rStyle w:val="break-words"/>
          <w:rFonts w:ascii="Segoe UI" w:hAnsi="Segoe UI" w:cs="Segoe UI"/>
        </w:rPr>
        <w:t>value</w:t>
      </w:r>
      <w:proofErr w:type="spellEnd"/>
      <w:r>
        <w:rPr>
          <w:rStyle w:val="break-words"/>
          <w:rFonts w:ascii="Segoe UI" w:hAnsi="Segoe UI" w:cs="Segoe UI"/>
        </w:rPr>
        <w:t xml:space="preserve"> </w:t>
      </w:r>
      <w:proofErr w:type="spellStart"/>
      <w:r>
        <w:rPr>
          <w:rStyle w:val="break-words"/>
          <w:rFonts w:ascii="Segoe UI" w:hAnsi="Segoe UI" w:cs="Segoe UI"/>
        </w:rPr>
        <w:t>prop</w:t>
      </w:r>
      <w:proofErr w:type="spellEnd"/>
      <w:r>
        <w:rPr>
          <w:rStyle w:val="break-words"/>
          <w:rFonts w:ascii="Segoe UI" w:hAnsi="Segoe UI" w:cs="Segoe UI"/>
        </w:rPr>
        <w:t xml:space="preserve"> </w:t>
      </w:r>
      <w:proofErr w:type="spellStart"/>
      <w:r>
        <w:rPr>
          <w:rStyle w:val="break-words"/>
          <w:rFonts w:ascii="Segoe UI" w:hAnsi="Segoe UI" w:cs="Segoe UI"/>
        </w:rPr>
        <w:t>too</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help</w:t>
      </w:r>
      <w:proofErr w:type="spellEnd"/>
      <w:r>
        <w:rPr>
          <w:rStyle w:val="break-words"/>
          <w:rFonts w:ascii="Segoe UI" w:hAnsi="Segoe UI" w:cs="Segoe UI"/>
        </w:rPr>
        <w:t xml:space="preserve"> </w:t>
      </w:r>
      <w:proofErr w:type="spellStart"/>
      <w:r>
        <w:rPr>
          <w:rStyle w:val="break-words"/>
          <w:rFonts w:ascii="Segoe UI" w:hAnsi="Segoe UI" w:cs="Segoe UI"/>
        </w:rPr>
        <w:t>it</w:t>
      </w:r>
      <w:proofErr w:type="spellEnd"/>
      <w:r>
        <w:rPr>
          <w:rStyle w:val="break-words"/>
          <w:rFonts w:ascii="Segoe UI" w:hAnsi="Segoe UI" w:cs="Segoe UI"/>
        </w:rPr>
        <w:t xml:space="preserve"> stand out.</w:t>
      </w:r>
      <w:r>
        <w:rPr>
          <w:rFonts w:ascii="Segoe UI" w:hAnsi="Segoe UI" w:cs="Segoe UI"/>
        </w:rPr>
        <w:br/>
      </w:r>
      <w:r>
        <w:rPr>
          <w:rFonts w:ascii="Segoe UI" w:hAnsi="Segoe UI" w:cs="Segoe UI"/>
        </w:rPr>
        <w:br/>
      </w:r>
      <w:r>
        <w:rPr>
          <w:rStyle w:val="break-words"/>
          <w:rFonts w:ascii="Segoe UI" w:hAnsi="Segoe UI" w:cs="Segoe UI"/>
        </w:rPr>
        <w:t>“</w:t>
      </w:r>
      <w:proofErr w:type="spellStart"/>
      <w:r>
        <w:rPr>
          <w:rStyle w:val="break-words"/>
          <w:rFonts w:ascii="Segoe UI" w:hAnsi="Segoe UI" w:cs="Segoe UI"/>
        </w:rPr>
        <w:t>If</w:t>
      </w:r>
      <w:proofErr w:type="spellEnd"/>
      <w:r>
        <w:rPr>
          <w:rStyle w:val="break-words"/>
          <w:rFonts w:ascii="Segoe UI" w:hAnsi="Segoe UI" w:cs="Segoe UI"/>
        </w:rPr>
        <w:t xml:space="preserve"> </w:t>
      </w:r>
      <w:proofErr w:type="spellStart"/>
      <w:r>
        <w:rPr>
          <w:rStyle w:val="break-words"/>
          <w:rFonts w:ascii="Segoe UI" w:hAnsi="Segoe UI" w:cs="Segoe UI"/>
        </w:rPr>
        <w:t>we</w:t>
      </w:r>
      <w:proofErr w:type="spellEnd"/>
      <w:r>
        <w:rPr>
          <w:rStyle w:val="break-words"/>
          <w:rFonts w:ascii="Segoe UI" w:hAnsi="Segoe UI" w:cs="Segoe UI"/>
        </w:rPr>
        <w:t xml:space="preserve"> </w:t>
      </w:r>
      <w:proofErr w:type="spellStart"/>
      <w:r>
        <w:rPr>
          <w:rStyle w:val="break-words"/>
          <w:rFonts w:ascii="Segoe UI" w:hAnsi="Segoe UI" w:cs="Segoe UI"/>
        </w:rPr>
        <w:t>could</w:t>
      </w:r>
      <w:proofErr w:type="spellEnd"/>
      <w:r>
        <w:rPr>
          <w:rStyle w:val="break-words"/>
          <w:rFonts w:ascii="Segoe UI" w:hAnsi="Segoe UI" w:cs="Segoe UI"/>
        </w:rPr>
        <w:t xml:space="preserve"> save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costs</w:t>
      </w:r>
      <w:proofErr w:type="spellEnd"/>
      <w:r>
        <w:rPr>
          <w:rStyle w:val="break-words"/>
          <w:rFonts w:ascii="Segoe UI" w:hAnsi="Segoe UI" w:cs="Segoe UI"/>
        </w:rPr>
        <w:t xml:space="preserve"> on </w:t>
      </w:r>
      <w:proofErr w:type="spellStart"/>
      <w:r>
        <w:rPr>
          <w:rStyle w:val="break-words"/>
          <w:rFonts w:ascii="Segoe UI" w:hAnsi="Segoe UI" w:cs="Segoe UI"/>
        </w:rPr>
        <w:t>transactions</w:t>
      </w:r>
      <w:proofErr w:type="spellEnd"/>
      <w:r>
        <w:rPr>
          <w:rStyle w:val="break-words"/>
          <w:rFonts w:ascii="Segoe UI" w:hAnsi="Segoe UI" w:cs="Segoe UI"/>
        </w:rPr>
        <w:t xml:space="preserve">, </w:t>
      </w:r>
      <w:proofErr w:type="spellStart"/>
      <w:r>
        <w:rPr>
          <w:rStyle w:val="break-words"/>
          <w:rFonts w:ascii="Segoe UI" w:hAnsi="Segoe UI" w:cs="Segoe UI"/>
        </w:rPr>
        <w:t>would</w:t>
      </w:r>
      <w:proofErr w:type="spellEnd"/>
      <w:r>
        <w:rPr>
          <w:rStyle w:val="break-words"/>
          <w:rFonts w:ascii="Segoe UI" w:hAnsi="Segoe UI" w:cs="Segoe UI"/>
        </w:rPr>
        <w:t xml:space="preserve"> that </w:t>
      </w:r>
      <w:proofErr w:type="spellStart"/>
      <w:r>
        <w:rPr>
          <w:rStyle w:val="break-words"/>
          <w:rFonts w:ascii="Segoe UI" w:hAnsi="Segoe UI" w:cs="Segoe UI"/>
        </w:rPr>
        <w:t>be</w:t>
      </w:r>
      <w:proofErr w:type="spellEnd"/>
      <w:r>
        <w:rPr>
          <w:rStyle w:val="break-words"/>
          <w:rFonts w:ascii="Segoe UI" w:hAnsi="Segoe UI" w:cs="Segoe UI"/>
        </w:rPr>
        <w:t xml:space="preserve"> </w:t>
      </w:r>
      <w:proofErr w:type="spellStart"/>
      <w:r>
        <w:rPr>
          <w:rStyle w:val="break-words"/>
          <w:rFonts w:ascii="Segoe UI" w:hAnsi="Segoe UI" w:cs="Segoe UI"/>
        </w:rPr>
        <w:t>worth</w:t>
      </w:r>
      <w:proofErr w:type="spellEnd"/>
      <w:r>
        <w:rPr>
          <w:rStyle w:val="break-words"/>
          <w:rFonts w:ascii="Segoe UI" w:hAnsi="Segoe UI" w:cs="Segoe UI"/>
        </w:rPr>
        <w:t xml:space="preserve"> a </w:t>
      </w:r>
      <w:proofErr w:type="spellStart"/>
      <w:r>
        <w:rPr>
          <w:rStyle w:val="break-words"/>
          <w:rFonts w:ascii="Segoe UI" w:hAnsi="Segoe UI" w:cs="Segoe UI"/>
        </w:rPr>
        <w:t>chat</w:t>
      </w:r>
      <w:proofErr w:type="spellEnd"/>
      <w:r>
        <w:rPr>
          <w:rStyle w:val="break-words"/>
          <w:rFonts w:ascii="Segoe UI" w:hAnsi="Segoe UI" w:cs="Segoe UI"/>
        </w:rPr>
        <w:t>?”</w:t>
      </w:r>
      <w:r>
        <w:rPr>
          <w:rFonts w:ascii="Segoe UI" w:hAnsi="Segoe UI" w:cs="Segoe UI"/>
        </w:rPr>
        <w:br/>
      </w:r>
      <w:r>
        <w:rPr>
          <w:rFonts w:ascii="Segoe UI" w:hAnsi="Segoe UI" w:cs="Segoe UI"/>
        </w:rPr>
        <w:br/>
      </w:r>
      <w:proofErr w:type="spellStart"/>
      <w:r>
        <w:rPr>
          <w:rStyle w:val="break-words"/>
          <w:rFonts w:ascii="Segoe UI" w:hAnsi="Segoe UI" w:cs="Segoe UI"/>
        </w:rPr>
        <w:t>What</w:t>
      </w:r>
      <w:proofErr w:type="spellEnd"/>
      <w:r>
        <w:rPr>
          <w:rStyle w:val="break-words"/>
          <w:rFonts w:ascii="Segoe UI" w:hAnsi="Segoe UI" w:cs="Segoe UI"/>
        </w:rPr>
        <w:t xml:space="preserve"> </w:t>
      </w:r>
      <w:proofErr w:type="spellStart"/>
      <w:r>
        <w:rPr>
          <w:rStyle w:val="break-words"/>
          <w:rFonts w:ascii="Segoe UI" w:hAnsi="Segoe UI" w:cs="Segoe UI"/>
        </w:rPr>
        <w:t>would</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change</w:t>
      </w:r>
      <w:proofErr w:type="spellEnd"/>
      <w:r>
        <w:rPr>
          <w:rStyle w:val="break-words"/>
          <w:rFonts w:ascii="Segoe UI" w:hAnsi="Segoe UI" w:cs="Segoe UI"/>
        </w:rPr>
        <w:t xml:space="preserve"> </w:t>
      </w:r>
      <w:proofErr w:type="spellStart"/>
      <w:r>
        <w:rPr>
          <w:rStyle w:val="break-words"/>
          <w:rFonts w:ascii="Segoe UI" w:hAnsi="Segoe UI" w:cs="Segoe UI"/>
        </w:rPr>
        <w:t>about</w:t>
      </w:r>
      <w:proofErr w:type="spellEnd"/>
      <w:r>
        <w:rPr>
          <w:rStyle w:val="break-words"/>
          <w:rFonts w:ascii="Segoe UI" w:hAnsi="Segoe UI" w:cs="Segoe UI"/>
        </w:rPr>
        <w:t xml:space="preserve"> </w:t>
      </w:r>
      <w:proofErr w:type="spellStart"/>
      <w:r>
        <w:rPr>
          <w:rStyle w:val="break-words"/>
          <w:rFonts w:ascii="Segoe UI" w:hAnsi="Segoe UI" w:cs="Segoe UI"/>
        </w:rPr>
        <w:t>this</w:t>
      </w:r>
      <w:proofErr w:type="spellEnd"/>
      <w:r>
        <w:rPr>
          <w:rStyle w:val="break-words"/>
          <w:rFonts w:ascii="Segoe UI" w:hAnsi="Segoe UI" w:cs="Segoe UI"/>
        </w:rPr>
        <w:t xml:space="preserve"> email?</w:t>
      </w:r>
      <w:r>
        <w:rPr>
          <w:rFonts w:ascii="Segoe UI" w:hAnsi="Segoe UI" w:cs="Segoe UI"/>
        </w:rPr>
        <w:br/>
      </w:r>
      <w:r>
        <w:rPr>
          <w:rFonts w:ascii="Segoe UI" w:hAnsi="Segoe UI" w:cs="Segoe UI"/>
        </w:rPr>
        <w:br/>
      </w:r>
      <w:r>
        <w:rPr>
          <w:rStyle w:val="break-words"/>
          <w:rFonts w:ascii="Segoe UI" w:hAnsi="Segoe UI" w:cs="Segoe UI"/>
        </w:rPr>
        <w:t xml:space="preserve">P.S </w:t>
      </w:r>
      <w:proofErr w:type="spellStart"/>
      <w:r>
        <w:rPr>
          <w:rStyle w:val="break-words"/>
          <w:rFonts w:ascii="Segoe UI" w:hAnsi="Segoe UI" w:cs="Segoe UI"/>
        </w:rPr>
        <w:t>I’m</w:t>
      </w:r>
      <w:proofErr w:type="spellEnd"/>
      <w:r>
        <w:rPr>
          <w:rStyle w:val="break-words"/>
          <w:rFonts w:ascii="Segoe UI" w:hAnsi="Segoe UI" w:cs="Segoe UI"/>
        </w:rPr>
        <w:t xml:space="preserve"> </w:t>
      </w:r>
      <w:proofErr w:type="spellStart"/>
      <w:r>
        <w:rPr>
          <w:rStyle w:val="break-words"/>
          <w:rFonts w:ascii="Segoe UI" w:hAnsi="Segoe UI" w:cs="Segoe UI"/>
        </w:rPr>
        <w:t>working</w:t>
      </w:r>
      <w:proofErr w:type="spellEnd"/>
      <w:r>
        <w:rPr>
          <w:rStyle w:val="break-words"/>
          <w:rFonts w:ascii="Segoe UI" w:hAnsi="Segoe UI" w:cs="Segoe UI"/>
        </w:rPr>
        <w:t xml:space="preserve"> </w:t>
      </w:r>
      <w:proofErr w:type="spellStart"/>
      <w:r>
        <w:rPr>
          <w:rStyle w:val="break-words"/>
          <w:rFonts w:ascii="Segoe UI" w:hAnsi="Segoe UI" w:cs="Segoe UI"/>
        </w:rPr>
        <w:t>with</w:t>
      </w:r>
      <w:proofErr w:type="spellEnd"/>
      <w:r>
        <w:rPr>
          <w:rStyle w:val="break-words"/>
          <w:rFonts w:ascii="Segoe UI" w:hAnsi="Segoe UI" w:cs="Segoe UI"/>
        </w:rPr>
        <w:t xml:space="preserve"> a </w:t>
      </w:r>
      <w:proofErr w:type="spellStart"/>
      <w:r>
        <w:rPr>
          <w:rStyle w:val="break-words"/>
          <w:rFonts w:ascii="Segoe UI" w:hAnsi="Segoe UI" w:cs="Segoe UI"/>
        </w:rPr>
        <w:t>small</w:t>
      </w:r>
      <w:proofErr w:type="spellEnd"/>
      <w:r>
        <w:rPr>
          <w:rStyle w:val="break-words"/>
          <w:rFonts w:ascii="Segoe UI" w:hAnsi="Segoe UI" w:cs="Segoe UI"/>
        </w:rPr>
        <w:t xml:space="preserve"> </w:t>
      </w:r>
      <w:proofErr w:type="spellStart"/>
      <w:r>
        <w:rPr>
          <w:rStyle w:val="break-words"/>
          <w:rFonts w:ascii="Segoe UI" w:hAnsi="Segoe UI" w:cs="Segoe UI"/>
        </w:rPr>
        <w:t>group</w:t>
      </w:r>
      <w:proofErr w:type="spellEnd"/>
      <w:r>
        <w:rPr>
          <w:rStyle w:val="break-words"/>
          <w:rFonts w:ascii="Segoe UI" w:hAnsi="Segoe UI" w:cs="Segoe UI"/>
        </w:rPr>
        <w:t xml:space="preserve"> </w:t>
      </w:r>
      <w:proofErr w:type="spellStart"/>
      <w:r>
        <w:rPr>
          <w:rStyle w:val="break-words"/>
          <w:rFonts w:ascii="Segoe UI" w:hAnsi="Segoe UI" w:cs="Segoe UI"/>
        </w:rPr>
        <w:t>of</w:t>
      </w:r>
      <w:proofErr w:type="spellEnd"/>
      <w:r>
        <w:rPr>
          <w:rStyle w:val="break-words"/>
          <w:rFonts w:ascii="Segoe UI" w:hAnsi="Segoe UI" w:cs="Segoe UI"/>
        </w:rPr>
        <w:t xml:space="preserve"> SDRs </w:t>
      </w:r>
      <w:proofErr w:type="spellStart"/>
      <w:r>
        <w:rPr>
          <w:rStyle w:val="break-words"/>
          <w:rFonts w:ascii="Segoe UI" w:hAnsi="Segoe UI" w:cs="Segoe UI"/>
        </w:rPr>
        <w:t>who</w:t>
      </w:r>
      <w:proofErr w:type="spellEnd"/>
      <w:r>
        <w:rPr>
          <w:rStyle w:val="break-words"/>
          <w:rFonts w:ascii="Segoe UI" w:hAnsi="Segoe UI" w:cs="Segoe UI"/>
        </w:rPr>
        <w:t xml:space="preserve"> </w:t>
      </w:r>
      <w:proofErr w:type="spellStart"/>
      <w:r>
        <w:rPr>
          <w:rStyle w:val="break-words"/>
          <w:rFonts w:ascii="Segoe UI" w:hAnsi="Segoe UI" w:cs="Segoe UI"/>
        </w:rPr>
        <w:t>want</w:t>
      </w:r>
      <w:proofErr w:type="spellEnd"/>
      <w:r>
        <w:rPr>
          <w:rStyle w:val="break-words"/>
          <w:rFonts w:ascii="Segoe UI" w:hAnsi="Segoe UI" w:cs="Segoe UI"/>
        </w:rPr>
        <w:t xml:space="preserve"> </w:t>
      </w:r>
      <w:proofErr w:type="spellStart"/>
      <w:r>
        <w:rPr>
          <w:rStyle w:val="break-words"/>
          <w:rFonts w:ascii="Segoe UI" w:hAnsi="Segoe UI" w:cs="Segoe UI"/>
        </w:rPr>
        <w:t>to</w:t>
      </w:r>
      <w:proofErr w:type="spellEnd"/>
      <w:r>
        <w:rPr>
          <w:rStyle w:val="break-words"/>
          <w:rFonts w:ascii="Segoe UI" w:hAnsi="Segoe UI" w:cs="Segoe UI"/>
        </w:rPr>
        <w:t xml:space="preserve"> </w:t>
      </w:r>
      <w:proofErr w:type="spellStart"/>
      <w:r>
        <w:rPr>
          <w:rStyle w:val="break-words"/>
          <w:rFonts w:ascii="Segoe UI" w:hAnsi="Segoe UI" w:cs="Segoe UI"/>
        </w:rPr>
        <w:t>set</w:t>
      </w:r>
      <w:proofErr w:type="spellEnd"/>
      <w:r>
        <w:rPr>
          <w:rStyle w:val="break-words"/>
          <w:rFonts w:ascii="Segoe UI" w:hAnsi="Segoe UI" w:cs="Segoe UI"/>
        </w:rPr>
        <w:t xml:space="preserve"> </w:t>
      </w:r>
      <w:proofErr w:type="spellStart"/>
      <w:r>
        <w:rPr>
          <w:rStyle w:val="break-words"/>
          <w:rFonts w:ascii="Segoe UI" w:hAnsi="Segoe UI" w:cs="Segoe UI"/>
        </w:rPr>
        <w:t>themselves</w:t>
      </w:r>
      <w:proofErr w:type="spellEnd"/>
      <w:r>
        <w:rPr>
          <w:rStyle w:val="break-words"/>
          <w:rFonts w:ascii="Segoe UI" w:hAnsi="Segoe UI" w:cs="Segoe UI"/>
        </w:rPr>
        <w:t xml:space="preserve"> </w:t>
      </w:r>
      <w:proofErr w:type="spellStart"/>
      <w:r>
        <w:rPr>
          <w:rStyle w:val="break-words"/>
          <w:rFonts w:ascii="Segoe UI" w:hAnsi="Segoe UI" w:cs="Segoe UI"/>
        </w:rPr>
        <w:t>up</w:t>
      </w:r>
      <w:proofErr w:type="spellEnd"/>
      <w:r>
        <w:rPr>
          <w:rStyle w:val="break-words"/>
          <w:rFonts w:ascii="Segoe UI" w:hAnsi="Segoe UI" w:cs="Segoe UI"/>
        </w:rPr>
        <w:t xml:space="preserve"> </w:t>
      </w:r>
      <w:proofErr w:type="spellStart"/>
      <w:r>
        <w:rPr>
          <w:rStyle w:val="break-words"/>
          <w:rFonts w:ascii="Segoe UI" w:hAnsi="Segoe UI" w:cs="Segoe UI"/>
        </w:rPr>
        <w:t>for</w:t>
      </w:r>
      <w:proofErr w:type="spellEnd"/>
      <w:r>
        <w:rPr>
          <w:rStyle w:val="break-words"/>
          <w:rFonts w:ascii="Segoe UI" w:hAnsi="Segoe UI" w:cs="Segoe UI"/>
        </w:rPr>
        <w:t xml:space="preserve"> </w:t>
      </w:r>
      <w:proofErr w:type="spellStart"/>
      <w:r>
        <w:rPr>
          <w:rStyle w:val="break-words"/>
          <w:rFonts w:ascii="Segoe UI" w:hAnsi="Segoe UI" w:cs="Segoe UI"/>
        </w:rPr>
        <w:t>promotion</w:t>
      </w:r>
      <w:proofErr w:type="spellEnd"/>
      <w:r>
        <w:rPr>
          <w:rStyle w:val="break-words"/>
          <w:rFonts w:ascii="Segoe UI" w:hAnsi="Segoe UI" w:cs="Segoe UI"/>
        </w:rPr>
        <w:t xml:space="preserve"> </w:t>
      </w:r>
      <w:proofErr w:type="spellStart"/>
      <w:r>
        <w:rPr>
          <w:rStyle w:val="break-words"/>
          <w:rFonts w:ascii="Segoe UI" w:hAnsi="Segoe UI" w:cs="Segoe UI"/>
        </w:rPr>
        <w:t>by</w:t>
      </w:r>
      <w:proofErr w:type="spellEnd"/>
      <w:r>
        <w:rPr>
          <w:rStyle w:val="break-words"/>
          <w:rFonts w:ascii="Segoe UI" w:hAnsi="Segoe UI" w:cs="Segoe UI"/>
        </w:rPr>
        <w:t xml:space="preserve"> </w:t>
      </w:r>
      <w:proofErr w:type="spellStart"/>
      <w:r>
        <w:rPr>
          <w:rStyle w:val="break-words"/>
          <w:rFonts w:ascii="Segoe UI" w:hAnsi="Segoe UI" w:cs="Segoe UI"/>
        </w:rPr>
        <w:t>crushing</w:t>
      </w:r>
      <w:proofErr w:type="spellEnd"/>
      <w:r>
        <w:rPr>
          <w:rStyle w:val="break-words"/>
          <w:rFonts w:ascii="Segoe UI" w:hAnsi="Segoe UI" w:cs="Segoe UI"/>
        </w:rPr>
        <w:t xml:space="preserve"> </w:t>
      </w:r>
      <w:proofErr w:type="spellStart"/>
      <w:r>
        <w:rPr>
          <w:rStyle w:val="break-words"/>
          <w:rFonts w:ascii="Segoe UI" w:hAnsi="Segoe UI" w:cs="Segoe UI"/>
        </w:rPr>
        <w:t>their</w:t>
      </w:r>
      <w:proofErr w:type="spellEnd"/>
      <w:r>
        <w:rPr>
          <w:rStyle w:val="break-words"/>
          <w:rFonts w:ascii="Segoe UI" w:hAnsi="Segoe UI" w:cs="Segoe UI"/>
        </w:rPr>
        <w:t xml:space="preserve"> </w:t>
      </w:r>
      <w:proofErr w:type="spellStart"/>
      <w:r>
        <w:rPr>
          <w:rStyle w:val="break-words"/>
          <w:rFonts w:ascii="Segoe UI" w:hAnsi="Segoe UI" w:cs="Segoe UI"/>
        </w:rPr>
        <w:t>quota</w:t>
      </w:r>
      <w:proofErr w:type="spellEnd"/>
      <w:r>
        <w:rPr>
          <w:rStyle w:val="break-words"/>
          <w:rFonts w:ascii="Segoe UI" w:hAnsi="Segoe UI" w:cs="Segoe UI"/>
        </w:rPr>
        <w:t xml:space="preserve"> in </w:t>
      </w:r>
      <w:proofErr w:type="spellStart"/>
      <w:r>
        <w:rPr>
          <w:rStyle w:val="break-words"/>
          <w:rFonts w:ascii="Segoe UI" w:hAnsi="Segoe UI" w:cs="Segoe UI"/>
        </w:rPr>
        <w:t>my</w:t>
      </w:r>
      <w:proofErr w:type="spellEnd"/>
      <w:r>
        <w:rPr>
          <w:rStyle w:val="break-words"/>
          <w:rFonts w:ascii="Segoe UI" w:hAnsi="Segoe UI" w:cs="Segoe UI"/>
        </w:rPr>
        <w:t xml:space="preserve"> Q2 </w:t>
      </w:r>
      <w:proofErr w:type="spellStart"/>
      <w:r>
        <w:rPr>
          <w:rStyle w:val="break-words"/>
          <w:rFonts w:ascii="Segoe UI" w:hAnsi="Segoe UI" w:cs="Segoe UI"/>
        </w:rPr>
        <w:t>Fastrack</w:t>
      </w:r>
      <w:proofErr w:type="spellEnd"/>
      <w:r>
        <w:rPr>
          <w:rStyle w:val="break-words"/>
          <w:rFonts w:ascii="Segoe UI" w:hAnsi="Segoe UI" w:cs="Segoe UI"/>
        </w:rPr>
        <w:t xml:space="preserve"> </w:t>
      </w:r>
      <w:proofErr w:type="spellStart"/>
      <w:r>
        <w:rPr>
          <w:rStyle w:val="break-words"/>
          <w:rFonts w:ascii="Segoe UI" w:hAnsi="Segoe UI" w:cs="Segoe UI"/>
        </w:rPr>
        <w:t>Program</w:t>
      </w:r>
      <w:proofErr w:type="spellEnd"/>
      <w:r>
        <w:rPr>
          <w:rStyle w:val="break-words"/>
          <w:rFonts w:ascii="Segoe UI" w:hAnsi="Segoe UI" w:cs="Segoe UI"/>
        </w:rPr>
        <w:t>.</w:t>
      </w:r>
      <w:r>
        <w:rPr>
          <w:rStyle w:val="white-space-pre"/>
          <w:rFonts w:ascii="Segoe UI" w:hAnsi="Segoe UI" w:cs="Segoe UI"/>
        </w:rPr>
        <w:t xml:space="preserve"> </w:t>
      </w:r>
      <w:r>
        <w:rPr>
          <w:rFonts w:ascii="Segoe UI" w:hAnsi="Segoe UI" w:cs="Segoe UI"/>
        </w:rPr>
        <w:br/>
      </w:r>
      <w:r>
        <w:rPr>
          <w:rFonts w:ascii="Segoe UI" w:hAnsi="Segoe UI" w:cs="Segoe UI"/>
        </w:rPr>
        <w:br/>
      </w:r>
      <w:proofErr w:type="spellStart"/>
      <w:r>
        <w:rPr>
          <w:rStyle w:val="break-words"/>
          <w:rFonts w:ascii="Segoe UI" w:hAnsi="Segoe UI" w:cs="Segoe UI"/>
        </w:rPr>
        <w:t>If</w:t>
      </w:r>
      <w:proofErr w:type="spellEnd"/>
      <w:r>
        <w:rPr>
          <w:rStyle w:val="break-words"/>
          <w:rFonts w:ascii="Segoe UI" w:hAnsi="Segoe UI" w:cs="Segoe UI"/>
        </w:rPr>
        <w:t xml:space="preserve"> </w:t>
      </w:r>
      <w:proofErr w:type="spellStart"/>
      <w:r>
        <w:rPr>
          <w:rStyle w:val="break-words"/>
          <w:rFonts w:ascii="Segoe UI" w:hAnsi="Segoe UI" w:cs="Segoe UI"/>
        </w:rPr>
        <w:t>you</w:t>
      </w:r>
      <w:proofErr w:type="spellEnd"/>
      <w:r>
        <w:rPr>
          <w:rStyle w:val="break-words"/>
          <w:rFonts w:ascii="Segoe UI" w:hAnsi="Segoe UI" w:cs="Segoe UI"/>
        </w:rPr>
        <w:t xml:space="preserve"> </w:t>
      </w:r>
      <w:proofErr w:type="spellStart"/>
      <w:r>
        <w:rPr>
          <w:rStyle w:val="break-words"/>
          <w:rFonts w:ascii="Segoe UI" w:hAnsi="Segoe UI" w:cs="Segoe UI"/>
        </w:rPr>
        <w:t>want</w:t>
      </w:r>
      <w:proofErr w:type="spellEnd"/>
      <w:r>
        <w:rPr>
          <w:rStyle w:val="break-words"/>
          <w:rFonts w:ascii="Segoe UI" w:hAnsi="Segoe UI" w:cs="Segoe UI"/>
        </w:rPr>
        <w:t xml:space="preserve"> </w:t>
      </w:r>
      <w:proofErr w:type="spellStart"/>
      <w:r>
        <w:rPr>
          <w:rStyle w:val="break-words"/>
          <w:rFonts w:ascii="Segoe UI" w:hAnsi="Segoe UI" w:cs="Segoe UI"/>
        </w:rPr>
        <w:t>the</w:t>
      </w:r>
      <w:proofErr w:type="spellEnd"/>
      <w:r>
        <w:rPr>
          <w:rStyle w:val="break-words"/>
          <w:rFonts w:ascii="Segoe UI" w:hAnsi="Segoe UI" w:cs="Segoe UI"/>
        </w:rPr>
        <w:t xml:space="preserve"> </w:t>
      </w:r>
      <w:proofErr w:type="spellStart"/>
      <w:r>
        <w:rPr>
          <w:rStyle w:val="break-words"/>
          <w:rFonts w:ascii="Segoe UI" w:hAnsi="Segoe UI" w:cs="Segoe UI"/>
        </w:rPr>
        <w:t>details</w:t>
      </w:r>
      <w:proofErr w:type="spellEnd"/>
      <w:r>
        <w:rPr>
          <w:rStyle w:val="break-words"/>
          <w:rFonts w:ascii="Segoe UI" w:hAnsi="Segoe UI" w:cs="Segoe UI"/>
        </w:rPr>
        <w:t xml:space="preserve"> DM </w:t>
      </w:r>
      <w:proofErr w:type="spellStart"/>
      <w:r>
        <w:rPr>
          <w:rStyle w:val="break-words"/>
          <w:rFonts w:ascii="Segoe UI" w:hAnsi="Segoe UI" w:cs="Segoe UI"/>
        </w:rPr>
        <w:t>me</w:t>
      </w:r>
      <w:proofErr w:type="spellEnd"/>
      <w:r>
        <w:rPr>
          <w:rStyle w:val="break-words"/>
          <w:rFonts w:ascii="Segoe UI" w:hAnsi="Segoe UI" w:cs="Segoe UI"/>
        </w:rPr>
        <w:t xml:space="preserve"> “OS” limited </w:t>
      </w:r>
      <w:proofErr w:type="spellStart"/>
      <w:r>
        <w:rPr>
          <w:rStyle w:val="break-words"/>
          <w:rFonts w:ascii="Segoe UI" w:hAnsi="Segoe UI" w:cs="Segoe UI"/>
        </w:rPr>
        <w:t>slots</w:t>
      </w:r>
      <w:proofErr w:type="spellEnd"/>
      <w:r>
        <w:rPr>
          <w:rStyle w:val="break-words"/>
          <w:rFonts w:ascii="Segoe UI" w:hAnsi="Segoe UI" w:cs="Segoe UI"/>
        </w:rPr>
        <w:t xml:space="preserve"> </w:t>
      </w:r>
      <w:proofErr w:type="spellStart"/>
      <w:r>
        <w:rPr>
          <w:rStyle w:val="break-words"/>
          <w:rFonts w:ascii="Segoe UI" w:hAnsi="Segoe UI" w:cs="Segoe UI"/>
        </w:rPr>
        <w:t>available</w:t>
      </w:r>
      <w:proofErr w:type="spellEnd"/>
    </w:p>
    <w:p w14:paraId="575B68BE" w14:textId="77777777" w:rsidR="004B2598" w:rsidRDefault="004B2598" w:rsidP="004B2598">
      <w:pPr>
        <w:shd w:val="clear" w:color="auto" w:fill="FFFFFF"/>
        <w:rPr>
          <w:rFonts w:ascii="Segoe UI" w:hAnsi="Segoe UI" w:cs="Segoe UI"/>
        </w:rPr>
      </w:pPr>
      <w:proofErr w:type="spellStart"/>
      <w:r>
        <w:rPr>
          <w:rStyle w:val="artdeco-buttontext"/>
          <w:rFonts w:ascii="Segoe UI" w:hAnsi="Segoe UI" w:cs="Segoe UI"/>
        </w:rPr>
        <w:t>Mostra</w:t>
      </w:r>
      <w:proofErr w:type="spellEnd"/>
      <w:r>
        <w:rPr>
          <w:rStyle w:val="artdeco-buttontext"/>
          <w:rFonts w:ascii="Segoe UI" w:hAnsi="Segoe UI" w:cs="Segoe UI"/>
        </w:rPr>
        <w:t xml:space="preserve"> </w:t>
      </w:r>
      <w:proofErr w:type="spellStart"/>
      <w:r>
        <w:rPr>
          <w:rStyle w:val="artdeco-buttontext"/>
          <w:rFonts w:ascii="Segoe UI" w:hAnsi="Segoe UI" w:cs="Segoe UI"/>
        </w:rPr>
        <w:t>traduzione</w:t>
      </w:r>
      <w:proofErr w:type="spellEnd"/>
    </w:p>
    <w:p w14:paraId="68CE1B9C" w14:textId="77777777" w:rsidR="004B2598" w:rsidRDefault="004B2598" w:rsidP="004B2598">
      <w:pPr>
        <w:shd w:val="clear" w:color="auto" w:fill="FFFFFF"/>
        <w:rPr>
          <w:rFonts w:ascii="Segoe UI" w:hAnsi="Segoe UI" w:cs="Segoe UI"/>
        </w:rPr>
      </w:pPr>
      <w:proofErr w:type="spellStart"/>
      <w:r>
        <w:rPr>
          <w:rStyle w:val="visually-hidden"/>
          <w:rFonts w:ascii="Segoe UI" w:hAnsi="Segoe UI" w:cs="Segoe UI"/>
        </w:rPr>
        <w:t>Attiva</w:t>
      </w:r>
      <w:proofErr w:type="spellEnd"/>
      <w:r>
        <w:rPr>
          <w:rStyle w:val="visually-hidden"/>
          <w:rFonts w:ascii="Segoe UI" w:hAnsi="Segoe UI" w:cs="Segoe UI"/>
        </w:rPr>
        <w:t xml:space="preserve"> per </w:t>
      </w:r>
      <w:proofErr w:type="spellStart"/>
      <w:r>
        <w:rPr>
          <w:rStyle w:val="visually-hidden"/>
          <w:rFonts w:ascii="Segoe UI" w:hAnsi="Segoe UI" w:cs="Segoe UI"/>
        </w:rPr>
        <w:t>visualizzare</w:t>
      </w:r>
      <w:proofErr w:type="spellEnd"/>
      <w:r>
        <w:rPr>
          <w:rStyle w:val="visually-hidden"/>
          <w:rFonts w:ascii="Segoe UI" w:hAnsi="Segoe UI" w:cs="Segoe UI"/>
        </w:rPr>
        <w:t xml:space="preserve"> </w:t>
      </w:r>
      <w:proofErr w:type="spellStart"/>
      <w:r>
        <w:rPr>
          <w:rStyle w:val="visually-hidden"/>
          <w:rFonts w:ascii="Segoe UI" w:hAnsi="Segoe UI" w:cs="Segoe UI"/>
        </w:rPr>
        <w:t>un’immagine</w:t>
      </w:r>
      <w:proofErr w:type="spellEnd"/>
      <w:r>
        <w:rPr>
          <w:rStyle w:val="visually-hidden"/>
          <w:rFonts w:ascii="Segoe UI" w:hAnsi="Segoe UI" w:cs="Segoe UI"/>
        </w:rPr>
        <w:t xml:space="preserve"> più </w:t>
      </w:r>
      <w:proofErr w:type="spellStart"/>
      <w:r>
        <w:rPr>
          <w:rStyle w:val="visually-hidden"/>
          <w:rFonts w:ascii="Segoe UI" w:hAnsi="Segoe UI" w:cs="Segoe UI"/>
        </w:rPr>
        <w:t>grande</w:t>
      </w:r>
      <w:proofErr w:type="spellEnd"/>
      <w:r>
        <w:rPr>
          <w:rStyle w:val="visually-hidden"/>
          <w:rFonts w:ascii="Segoe UI" w:hAnsi="Segoe UI" w:cs="Segoe UI"/>
        </w:rPr>
        <w:t>,</w:t>
      </w:r>
    </w:p>
    <w:p w14:paraId="460620AA" w14:textId="19F48D28" w:rsidR="004B2598" w:rsidRDefault="004B2598" w:rsidP="004B2598">
      <w:pPr>
        <w:pBdr>
          <w:bottom w:val="single" w:sz="12" w:space="1" w:color="auto"/>
        </w:pBdr>
        <w:shd w:val="clear" w:color="auto" w:fill="FFFFFF"/>
        <w:rPr>
          <w:rFonts w:ascii="Segoe UI" w:hAnsi="Segoe UI" w:cs="Segoe UI"/>
        </w:rPr>
      </w:pPr>
      <w:r>
        <w:rPr>
          <w:rFonts w:ascii="Segoe UI" w:hAnsi="Segoe UI" w:cs="Segoe UI"/>
          <w:noProof/>
        </w:rPr>
        <w:lastRenderedPageBreak/>
        <w:drawing>
          <wp:inline distT="0" distB="0" distL="0" distR="0" wp14:anchorId="2A24C123" wp14:editId="731F7C68">
            <wp:extent cx="5715000" cy="5892800"/>
            <wp:effectExtent l="0" t="0" r="0" b="0"/>
            <wp:docPr id="1" name="Picture 1" descr="Nessuna descrizione alternativa per questa im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4" descr="Nessuna descrizione alternativa per questa imma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892800"/>
                    </a:xfrm>
                    <a:prstGeom prst="rect">
                      <a:avLst/>
                    </a:prstGeom>
                    <a:noFill/>
                    <a:ln>
                      <a:noFill/>
                    </a:ln>
                  </pic:spPr>
                </pic:pic>
              </a:graphicData>
            </a:graphic>
          </wp:inline>
        </w:drawing>
      </w:r>
    </w:p>
    <w:p w14:paraId="56BA3DE4" w14:textId="176E4D2A" w:rsidR="00FE1E72" w:rsidRDefault="00154294" w:rsidP="00805815">
      <w:pPr>
        <w:rPr>
          <w:rFonts w:ascii="Segoe UI" w:hAnsi="Segoe UI" w:cs="Segoe UI"/>
          <w:sz w:val="21"/>
          <w:szCs w:val="21"/>
          <w:shd w:val="clear" w:color="auto" w:fill="FFFFFF"/>
        </w:rPr>
      </w:pPr>
      <w:hyperlink r:id="rId16" w:history="1">
        <w:r w:rsidR="00FE1E72" w:rsidRPr="004B58C7">
          <w:rPr>
            <w:rStyle w:val="Hyperlink"/>
            <w:rFonts w:ascii="Segoe UI" w:hAnsi="Segoe UI" w:cs="Segoe UI"/>
            <w:sz w:val="21"/>
            <w:szCs w:val="21"/>
            <w:shd w:val="clear" w:color="auto" w:fill="FFFFFF"/>
          </w:rPr>
          <w:t>https://www.linkedin.com/posts/josh-braun_heres-a-good-cold-email-and-the-underlying-activity-7316104102348812288-YD2y?utm_source=share&amp;utm_medium=member_desktop&amp;rcm=ACoAABR6GCcBhQFYMJOP-YvG8dFomZ3wH0YkopY</w:t>
        </w:r>
      </w:hyperlink>
    </w:p>
    <w:p w14:paraId="01E71A07" w14:textId="63A5541F" w:rsidR="00FE1E72" w:rsidRDefault="00FE1E72" w:rsidP="00805815">
      <w:pPr>
        <w:pBdr>
          <w:bottom w:val="single" w:sz="12" w:space="1" w:color="auto"/>
        </w:pBdr>
        <w:rPr>
          <w:rFonts w:ascii="Segoe UI" w:hAnsi="Segoe UI" w:cs="Segoe UI"/>
          <w:sz w:val="21"/>
          <w:szCs w:val="21"/>
          <w:shd w:val="clear" w:color="auto" w:fill="FFFFFF"/>
        </w:rPr>
      </w:pPr>
      <w:r>
        <w:rPr>
          <w:rFonts w:ascii="Segoe UI" w:hAnsi="Segoe UI" w:cs="Segoe UI"/>
          <w:sz w:val="21"/>
          <w:szCs w:val="21"/>
          <w:shd w:val="clear" w:color="auto" w:fill="FFFFFF"/>
        </w:rPr>
        <w:t>Josh,</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Most </w:t>
      </w:r>
      <w:proofErr w:type="spellStart"/>
      <w:r>
        <w:rPr>
          <w:rFonts w:ascii="Segoe UI" w:hAnsi="Segoe UI" w:cs="Segoe UI"/>
          <w:sz w:val="21"/>
          <w:szCs w:val="21"/>
          <w:shd w:val="clear" w:color="auto" w:fill="FFFFFF"/>
        </w:rPr>
        <w:t>homeowners</w:t>
      </w:r>
      <w:proofErr w:type="spellEnd"/>
      <w:r>
        <w:rPr>
          <w:rFonts w:ascii="Segoe UI" w:hAnsi="Segoe UI" w:cs="Segoe UI"/>
          <w:sz w:val="21"/>
          <w:szCs w:val="21"/>
          <w:shd w:val="clear" w:color="auto" w:fill="FFFFFF"/>
        </w:rPr>
        <w:t xml:space="preserve"> in Boca Rio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paying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around</w:t>
      </w:r>
      <w:proofErr w:type="spellEnd"/>
      <w:r>
        <w:rPr>
          <w:rFonts w:ascii="Segoe UI" w:hAnsi="Segoe UI" w:cs="Segoe UI"/>
          <w:sz w:val="21"/>
          <w:szCs w:val="21"/>
          <w:shd w:val="clear" w:color="auto" w:fill="FFFFFF"/>
        </w:rPr>
        <w:t xml:space="preserve"> $140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two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lawn</w:t>
      </w:r>
      <w:proofErr w:type="spellEnd"/>
      <w:r>
        <w:rPr>
          <w:rFonts w:ascii="Segoe UI" w:hAnsi="Segoe UI" w:cs="Segoe UI"/>
          <w:sz w:val="21"/>
          <w:szCs w:val="21"/>
          <w:shd w:val="clear" w:color="auto" w:fill="FFFFFF"/>
        </w:rPr>
        <w:t xml:space="preserve"> care. </w:t>
      </w:r>
      <w:proofErr w:type="spellStart"/>
      <w:r>
        <w:rPr>
          <w:rFonts w:ascii="Segoe UI" w:hAnsi="Segoe UI" w:cs="Segoe UI"/>
          <w:sz w:val="21"/>
          <w:szCs w:val="21"/>
          <w:shd w:val="clear" w:color="auto" w:fill="FFFFFF"/>
        </w:rPr>
        <w:t>Roughly</w:t>
      </w:r>
      <w:proofErr w:type="spellEnd"/>
      <w:r>
        <w:rPr>
          <w:rFonts w:ascii="Segoe UI" w:hAnsi="Segoe UI" w:cs="Segoe UI"/>
          <w:sz w:val="21"/>
          <w:szCs w:val="21"/>
          <w:shd w:val="clear" w:color="auto" w:fill="FFFFFF"/>
        </w:rPr>
        <w:t xml:space="preserve"> $3,600 a </w:t>
      </w:r>
      <w:proofErr w:type="spellStart"/>
      <w:r>
        <w:rPr>
          <w:rFonts w:ascii="Segoe UI" w:hAnsi="Segoe UI" w:cs="Segoe UI"/>
          <w:sz w:val="21"/>
          <w:szCs w:val="21"/>
          <w:shd w:val="clear" w:color="auto" w:fill="FFFFFF"/>
        </w:rPr>
        <w:t>year</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I </w:t>
      </w:r>
      <w:proofErr w:type="spellStart"/>
      <w:r>
        <w:rPr>
          <w:rFonts w:ascii="Segoe UI" w:hAnsi="Segoe UI" w:cs="Segoe UI"/>
          <w:sz w:val="21"/>
          <w:szCs w:val="21"/>
          <w:shd w:val="clear" w:color="auto" w:fill="FFFFFF"/>
        </w:rPr>
        <w:t>run</w:t>
      </w:r>
      <w:proofErr w:type="spellEnd"/>
      <w:r>
        <w:rPr>
          <w:rFonts w:ascii="Segoe UI" w:hAnsi="Segoe UI" w:cs="Segoe UI"/>
          <w:sz w:val="21"/>
          <w:szCs w:val="21"/>
          <w:shd w:val="clear" w:color="auto" w:fill="FFFFFF"/>
        </w:rPr>
        <w:t xml:space="preserve"> a network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independent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lawn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batch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jobs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neighborhood</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cuts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travel</w:t>
      </w:r>
      <w:proofErr w:type="spellEnd"/>
      <w:r>
        <w:rPr>
          <w:rFonts w:ascii="Segoe UI" w:hAnsi="Segoe UI" w:cs="Segoe UI"/>
          <w:sz w:val="21"/>
          <w:szCs w:val="21"/>
          <w:shd w:val="clear" w:color="auto" w:fill="FFFFFF"/>
        </w:rPr>
        <w:t xml:space="preserve"> time and </w:t>
      </w:r>
      <w:proofErr w:type="spellStart"/>
      <w:r>
        <w:rPr>
          <w:rFonts w:ascii="Segoe UI" w:hAnsi="Segoe UI" w:cs="Segoe UI"/>
          <w:sz w:val="21"/>
          <w:szCs w:val="21"/>
          <w:shd w:val="clear" w:color="auto" w:fill="FFFFFF"/>
        </w:rPr>
        <w:t>overhead</w:t>
      </w:r>
      <w:proofErr w:type="spellEnd"/>
      <w:r>
        <w:rPr>
          <w:rFonts w:ascii="Segoe UI" w:hAnsi="Segoe UI" w:cs="Segoe UI"/>
          <w:sz w:val="21"/>
          <w:szCs w:val="21"/>
          <w:shd w:val="clear" w:color="auto" w:fill="FFFFFF"/>
        </w:rPr>
        <w:t xml:space="preserve">, so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offer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same </w:t>
      </w:r>
      <w:proofErr w:type="spellStart"/>
      <w:r>
        <w:rPr>
          <w:rFonts w:ascii="Segoe UI" w:hAnsi="Segoe UI" w:cs="Segoe UI"/>
          <w:sz w:val="21"/>
          <w:szCs w:val="21"/>
          <w:shd w:val="clear" w:color="auto" w:fill="FFFFFF"/>
        </w:rPr>
        <w:t>service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less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The Cantors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paying</w:t>
      </w:r>
      <w:proofErr w:type="spellEnd"/>
      <w:r>
        <w:rPr>
          <w:rFonts w:ascii="Segoe UI" w:hAnsi="Segoe UI" w:cs="Segoe UI"/>
          <w:sz w:val="21"/>
          <w:szCs w:val="21"/>
          <w:shd w:val="clear" w:color="auto" w:fill="FFFFFF"/>
        </w:rPr>
        <w:t xml:space="preserve"> $100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two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about</w:t>
      </w:r>
      <w:proofErr w:type="spellEnd"/>
      <w:r>
        <w:rPr>
          <w:rFonts w:ascii="Segoe UI" w:hAnsi="Segoe UI" w:cs="Segoe UI"/>
          <w:sz w:val="21"/>
          <w:szCs w:val="21"/>
          <w:shd w:val="clear" w:color="auto" w:fill="FFFFFF"/>
        </w:rPr>
        <w:t xml:space="preserve"> $2,600 a </w:t>
      </w:r>
      <w:proofErr w:type="spellStart"/>
      <w:r>
        <w:rPr>
          <w:rFonts w:ascii="Segoe UI" w:hAnsi="Segoe UI" w:cs="Segoe UI"/>
          <w:sz w:val="21"/>
          <w:szCs w:val="21"/>
          <w:shd w:val="clear" w:color="auto" w:fill="FFFFFF"/>
        </w:rPr>
        <w:t>year</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lastRenderedPageBreak/>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probably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long</w:t>
      </w:r>
      <w:proofErr w:type="spellEnd"/>
      <w:r>
        <w:rPr>
          <w:rFonts w:ascii="Segoe UI" w:hAnsi="Segoe UI" w:cs="Segoe UI"/>
          <w:sz w:val="21"/>
          <w:szCs w:val="21"/>
          <w:shd w:val="clear" w:color="auto" w:fill="FFFFFF"/>
        </w:rPr>
        <w:t xml:space="preserve">-standing </w:t>
      </w:r>
      <w:proofErr w:type="spellStart"/>
      <w:r>
        <w:rPr>
          <w:rFonts w:ascii="Segoe UI" w:hAnsi="Segoe UI" w:cs="Segoe UI"/>
          <w:sz w:val="21"/>
          <w:szCs w:val="21"/>
          <w:shd w:val="clear" w:color="auto" w:fill="FFFFFF"/>
        </w:rPr>
        <w:t>relationship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current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provider</w:t>
      </w:r>
      <w:proofErr w:type="spellEnd"/>
      <w:r>
        <w:rPr>
          <w:rFonts w:ascii="Segoe UI" w:hAnsi="Segoe UI" w:cs="Segoe UI"/>
          <w:sz w:val="21"/>
          <w:szCs w:val="21"/>
          <w:shd w:val="clear" w:color="auto" w:fill="FFFFFF"/>
        </w:rPr>
        <w:t xml:space="preserve">. I </w:t>
      </w:r>
      <w:proofErr w:type="spellStart"/>
      <w:r>
        <w:rPr>
          <w:rFonts w:ascii="Segoe UI" w:hAnsi="Segoe UI" w:cs="Segoe UI"/>
          <w:sz w:val="21"/>
          <w:szCs w:val="21"/>
          <w:shd w:val="clear" w:color="auto" w:fill="FFFFFF"/>
        </w:rPr>
        <w:t>know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trust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beats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price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especially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never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issues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offensive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ask</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consider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another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option</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Pete</w:t>
      </w:r>
      <w:r>
        <w:rPr>
          <w:rFonts w:ascii="Segoe UI" w:hAnsi="Segoe UI" w:cs="Segoe UI"/>
          <w:sz w:val="21"/>
          <w:szCs w:val="21"/>
          <w:shd w:val="clear" w:color="auto" w:fill="FFFFFF"/>
        </w:rPr>
        <w:br/>
      </w:r>
      <w:r>
        <w:rPr>
          <w:rFonts w:ascii="Segoe UI" w:hAnsi="Segoe UI" w:cs="Segoe UI"/>
          <w:sz w:val="21"/>
          <w:szCs w:val="21"/>
          <w:shd w:val="clear" w:color="auto" w:fill="FFFFFF"/>
        </w:rPr>
        <w:br/>
        <w:t>___</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Here’s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happening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under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hood</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1.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opens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relevance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personal but not </w:t>
      </w:r>
      <w:proofErr w:type="spellStart"/>
      <w:r>
        <w:rPr>
          <w:rFonts w:ascii="Segoe UI" w:hAnsi="Segoe UI" w:cs="Segoe UI"/>
          <w:sz w:val="21"/>
          <w:szCs w:val="21"/>
          <w:shd w:val="clear" w:color="auto" w:fill="FFFFFF"/>
        </w:rPr>
        <w:t>personlalized</w:t>
      </w:r>
      <w:proofErr w:type="spellEnd"/>
      <w:r>
        <w:rPr>
          <w:rFonts w:ascii="Segoe UI" w:hAnsi="Segoe UI" w:cs="Segoe UI"/>
          <w:sz w:val="21"/>
          <w:szCs w:val="21"/>
          <w:shd w:val="clear" w:color="auto" w:fill="FFFFFF"/>
        </w:rPr>
        <w:t xml:space="preserve">. The same email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all </w:t>
      </w:r>
      <w:proofErr w:type="spellStart"/>
      <w:r>
        <w:rPr>
          <w:rFonts w:ascii="Segoe UI" w:hAnsi="Segoe UI" w:cs="Segoe UI"/>
          <w:sz w:val="21"/>
          <w:szCs w:val="21"/>
          <w:shd w:val="clear" w:color="auto" w:fill="FFFFFF"/>
        </w:rPr>
        <w:t>homeowners</w:t>
      </w:r>
      <w:proofErr w:type="spellEnd"/>
      <w:r>
        <w:rPr>
          <w:rFonts w:ascii="Segoe UI" w:hAnsi="Segoe UI" w:cs="Segoe UI"/>
          <w:sz w:val="21"/>
          <w:szCs w:val="21"/>
          <w:shd w:val="clear" w:color="auto" w:fill="FFFFFF"/>
        </w:rPr>
        <w:t xml:space="preserve"> in Boca Rio.</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“Most </w:t>
      </w:r>
      <w:proofErr w:type="spellStart"/>
      <w:r>
        <w:rPr>
          <w:rFonts w:ascii="Segoe UI" w:hAnsi="Segoe UI" w:cs="Segoe UI"/>
          <w:sz w:val="21"/>
          <w:szCs w:val="21"/>
          <w:shd w:val="clear" w:color="auto" w:fill="FFFFFF"/>
        </w:rPr>
        <w:t>homeowners</w:t>
      </w:r>
      <w:proofErr w:type="spellEnd"/>
      <w:r>
        <w:rPr>
          <w:rFonts w:ascii="Segoe UI" w:hAnsi="Segoe UI" w:cs="Segoe UI"/>
          <w:sz w:val="21"/>
          <w:szCs w:val="21"/>
          <w:shd w:val="clear" w:color="auto" w:fill="FFFFFF"/>
        </w:rPr>
        <w:t xml:space="preserve"> in Boca Rio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paying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around</w:t>
      </w:r>
      <w:proofErr w:type="spellEnd"/>
      <w:r>
        <w:rPr>
          <w:rFonts w:ascii="Segoe UI" w:hAnsi="Segoe UI" w:cs="Segoe UI"/>
          <w:sz w:val="21"/>
          <w:szCs w:val="21"/>
          <w:shd w:val="clear" w:color="auto" w:fill="FFFFFF"/>
        </w:rPr>
        <w:t xml:space="preserve"> $140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two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That’s</w:t>
      </w:r>
      <w:proofErr w:type="spellEnd"/>
      <w:r>
        <w:rPr>
          <w:rFonts w:ascii="Segoe UI" w:hAnsi="Segoe UI" w:cs="Segoe UI"/>
          <w:sz w:val="21"/>
          <w:szCs w:val="21"/>
          <w:shd w:val="clear" w:color="auto" w:fill="FFFFFF"/>
        </w:rPr>
        <w:t xml:space="preserve"> immediate </w:t>
      </w:r>
      <w:proofErr w:type="spellStart"/>
      <w:r>
        <w:rPr>
          <w:rFonts w:ascii="Segoe UI" w:hAnsi="Segoe UI" w:cs="Segoe UI"/>
          <w:sz w:val="21"/>
          <w:szCs w:val="21"/>
          <w:shd w:val="clear" w:color="auto" w:fill="FFFFFF"/>
        </w:rPr>
        <w:t>relevance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awkward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intros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fake </w:t>
      </w:r>
      <w:proofErr w:type="spellStart"/>
      <w:r>
        <w:rPr>
          <w:rFonts w:ascii="Segoe UI" w:hAnsi="Segoe UI" w:cs="Segoe UI"/>
          <w:sz w:val="21"/>
          <w:szCs w:val="21"/>
          <w:shd w:val="clear" w:color="auto" w:fill="FFFFFF"/>
        </w:rPr>
        <w:t>flattery</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Just a </w:t>
      </w:r>
      <w:proofErr w:type="spellStart"/>
      <w:r>
        <w:rPr>
          <w:rFonts w:ascii="Segoe UI" w:hAnsi="Segoe UI" w:cs="Segoe UI"/>
          <w:sz w:val="21"/>
          <w:szCs w:val="21"/>
          <w:shd w:val="clear" w:color="auto" w:fill="FFFFFF"/>
        </w:rPr>
        <w:t>specific</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familiar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context</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makes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think</w:t>
      </w:r>
      <w:proofErr w:type="spellEnd"/>
      <w:r>
        <w:rPr>
          <w:rFonts w:ascii="Segoe UI" w:hAnsi="Segoe UI" w:cs="Segoe UI"/>
          <w:sz w:val="21"/>
          <w:szCs w:val="21"/>
          <w:shd w:val="clear" w:color="auto" w:fill="FFFFFF"/>
        </w:rPr>
        <w:t>, “</w:t>
      </w:r>
      <w:proofErr w:type="spellStart"/>
      <w:r>
        <w:rPr>
          <w:rFonts w:ascii="Segoe UI" w:hAnsi="Segoe UI" w:cs="Segoe UI"/>
          <w:sz w:val="21"/>
          <w:szCs w:val="21"/>
          <w:shd w:val="clear" w:color="auto" w:fill="FFFFFF"/>
        </w:rPr>
        <w:t>Yep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that’s</w:t>
      </w:r>
      <w:proofErr w:type="spellEnd"/>
      <w:r>
        <w:rPr>
          <w:rFonts w:ascii="Segoe UI" w:hAnsi="Segoe UI" w:cs="Segoe UI"/>
          <w:sz w:val="21"/>
          <w:szCs w:val="21"/>
          <w:shd w:val="clear" w:color="auto" w:fill="FFFFFF"/>
        </w:rPr>
        <w:t xml:space="preserve"> me.”</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2.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introduces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contrast</w:t>
      </w:r>
      <w:proofErr w:type="spellEnd"/>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without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judgment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“The Cantors…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paying</w:t>
      </w:r>
      <w:proofErr w:type="spellEnd"/>
      <w:r>
        <w:rPr>
          <w:rFonts w:ascii="Segoe UI" w:hAnsi="Segoe UI" w:cs="Segoe UI"/>
          <w:sz w:val="21"/>
          <w:szCs w:val="21"/>
          <w:shd w:val="clear" w:color="auto" w:fill="FFFFFF"/>
        </w:rPr>
        <w:t xml:space="preserve"> $100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two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This </w:t>
      </w:r>
      <w:proofErr w:type="spellStart"/>
      <w:r>
        <w:rPr>
          <w:rFonts w:ascii="Segoe UI" w:hAnsi="Segoe UI" w:cs="Segoe UI"/>
          <w:sz w:val="21"/>
          <w:szCs w:val="21"/>
          <w:shd w:val="clear" w:color="auto" w:fill="FFFFFF"/>
        </w:rPr>
        <w:t>introduces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gap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without</w:t>
      </w:r>
      <w:proofErr w:type="spellEnd"/>
      <w:r>
        <w:rPr>
          <w:rFonts w:ascii="Segoe UI" w:hAnsi="Segoe UI" w:cs="Segoe UI"/>
          <w:sz w:val="21"/>
          <w:szCs w:val="21"/>
          <w:shd w:val="clear" w:color="auto" w:fill="FFFFFF"/>
        </w:rPr>
        <w:t xml:space="preserve"> calling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reader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wrong</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doesn’t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overpaying</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just </w:t>
      </w:r>
      <w:proofErr w:type="spellStart"/>
      <w:r>
        <w:rPr>
          <w:rFonts w:ascii="Segoe UI" w:hAnsi="Segoe UI" w:cs="Segoe UI"/>
          <w:sz w:val="21"/>
          <w:szCs w:val="21"/>
          <w:shd w:val="clear" w:color="auto" w:fill="FFFFFF"/>
        </w:rPr>
        <w:t>gives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something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consider</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3.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acknowledges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elephant</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room</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probably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long</w:t>
      </w:r>
      <w:proofErr w:type="spellEnd"/>
      <w:r>
        <w:rPr>
          <w:rFonts w:ascii="Segoe UI" w:hAnsi="Segoe UI" w:cs="Segoe UI"/>
          <w:sz w:val="21"/>
          <w:szCs w:val="21"/>
          <w:shd w:val="clear" w:color="auto" w:fill="FFFFFF"/>
        </w:rPr>
        <w:t xml:space="preserve">-standing </w:t>
      </w:r>
      <w:proofErr w:type="spellStart"/>
      <w:r>
        <w:rPr>
          <w:rFonts w:ascii="Segoe UI" w:hAnsi="Segoe UI" w:cs="Segoe UI"/>
          <w:sz w:val="21"/>
          <w:szCs w:val="21"/>
          <w:shd w:val="clear" w:color="auto" w:fill="FFFFFF"/>
        </w:rPr>
        <w:t>relationship</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That </w:t>
      </w:r>
      <w:proofErr w:type="spellStart"/>
      <w:r>
        <w:rPr>
          <w:rFonts w:ascii="Segoe UI" w:hAnsi="Segoe UI" w:cs="Segoe UI"/>
          <w:sz w:val="21"/>
          <w:szCs w:val="21"/>
          <w:shd w:val="clear" w:color="auto" w:fill="FFFFFF"/>
        </w:rPr>
        <w:t>line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shows</w:t>
      </w:r>
      <w:proofErr w:type="spellEnd"/>
      <w:r>
        <w:rPr>
          <w:rFonts w:ascii="Segoe UI" w:hAnsi="Segoe UI" w:cs="Segoe UI"/>
          <w:sz w:val="21"/>
          <w:szCs w:val="21"/>
          <w:shd w:val="clear" w:color="auto" w:fill="FFFFFF"/>
        </w:rPr>
        <w:t xml:space="preserve"> emotional </w:t>
      </w:r>
      <w:proofErr w:type="spellStart"/>
      <w:r>
        <w:rPr>
          <w:rFonts w:ascii="Segoe UI" w:hAnsi="Segoe UI" w:cs="Segoe UI"/>
          <w:sz w:val="21"/>
          <w:szCs w:val="21"/>
          <w:shd w:val="clear" w:color="auto" w:fill="FFFFFF"/>
        </w:rPr>
        <w:t>intelligence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validates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real </w:t>
      </w:r>
      <w:proofErr w:type="spellStart"/>
      <w:r>
        <w:rPr>
          <w:rFonts w:ascii="Segoe UI" w:hAnsi="Segoe UI" w:cs="Segoe UI"/>
          <w:sz w:val="21"/>
          <w:szCs w:val="21"/>
          <w:shd w:val="clear" w:color="auto" w:fill="FFFFFF"/>
        </w:rPr>
        <w:t>reason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don’t</w:t>
      </w:r>
      <w:proofErr w:type="spellEnd"/>
      <w:r>
        <w:rPr>
          <w:rFonts w:ascii="Segoe UI" w:hAnsi="Segoe UI" w:cs="Segoe UI"/>
          <w:sz w:val="21"/>
          <w:szCs w:val="21"/>
          <w:shd w:val="clear" w:color="auto" w:fill="FFFFFF"/>
        </w:rPr>
        <w:t xml:space="preserve"> switch: </w:t>
      </w:r>
      <w:proofErr w:type="spellStart"/>
      <w:r>
        <w:rPr>
          <w:rFonts w:ascii="Segoe UI" w:hAnsi="Segoe UI" w:cs="Segoe UI"/>
          <w:sz w:val="21"/>
          <w:szCs w:val="21"/>
          <w:shd w:val="clear" w:color="auto" w:fill="FFFFFF"/>
        </w:rPr>
        <w:t>trust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Not </w:t>
      </w:r>
      <w:proofErr w:type="spellStart"/>
      <w:r>
        <w:rPr>
          <w:rFonts w:ascii="Segoe UI" w:hAnsi="Segoe UI" w:cs="Segoe UI"/>
          <w:sz w:val="21"/>
          <w:szCs w:val="21"/>
          <w:shd w:val="clear" w:color="auto" w:fill="FFFFFF"/>
        </w:rPr>
        <w:t>price</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Not </w:t>
      </w:r>
      <w:proofErr w:type="spellStart"/>
      <w:r>
        <w:rPr>
          <w:rFonts w:ascii="Segoe UI" w:hAnsi="Segoe UI" w:cs="Segoe UI"/>
          <w:sz w:val="21"/>
          <w:szCs w:val="21"/>
          <w:shd w:val="clear" w:color="auto" w:fill="FFFFFF"/>
        </w:rPr>
        <w:t>features</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4.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ends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permission</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pressure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offensive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ask</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consider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another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option</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This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opposite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pushy</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humble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makes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space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instead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taking</w:t>
      </w:r>
      <w:proofErr w:type="spellEnd"/>
      <w:r>
        <w:rPr>
          <w:rFonts w:ascii="Segoe UI" w:hAnsi="Segoe UI" w:cs="Segoe UI"/>
          <w:sz w:val="21"/>
          <w:szCs w:val="21"/>
          <w:shd w:val="clear" w:color="auto" w:fill="FFFFFF"/>
        </w:rPr>
        <w:t xml:space="preserve"> it.</w:t>
      </w:r>
      <w:r>
        <w:rPr>
          <w:rFonts w:ascii="Segoe UI" w:hAnsi="Segoe UI" w:cs="Segoe UI"/>
          <w:sz w:val="21"/>
          <w:szCs w:val="21"/>
          <w:shd w:val="clear" w:color="auto" w:fill="FFFFFF"/>
        </w:rPr>
        <w:br/>
      </w:r>
      <w:r>
        <w:rPr>
          <w:rFonts w:ascii="Segoe UI" w:hAnsi="Segoe UI" w:cs="Segoe UI"/>
          <w:sz w:val="21"/>
          <w:szCs w:val="21"/>
          <w:shd w:val="clear" w:color="auto" w:fill="FFFFFF"/>
        </w:rPr>
        <w:br/>
      </w:r>
      <w:r>
        <w:rPr>
          <w:rFonts w:ascii="Segoe UI" w:hAnsi="Segoe UI" w:cs="Segoe UI"/>
          <w:sz w:val="21"/>
          <w:szCs w:val="21"/>
          <w:shd w:val="clear" w:color="auto" w:fill="FFFFFF"/>
        </w:rPr>
        <w:lastRenderedPageBreak/>
        <w:t xml:space="preserve">And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prospect </w:t>
      </w:r>
      <w:proofErr w:type="spellStart"/>
      <w:r>
        <w:rPr>
          <w:rFonts w:ascii="Segoe UI" w:hAnsi="Segoe UI" w:cs="Segoe UI"/>
          <w:sz w:val="21"/>
          <w:szCs w:val="21"/>
          <w:shd w:val="clear" w:color="auto" w:fill="FFFFFF"/>
        </w:rPr>
        <w:t>keep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autonomy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which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lowers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resistance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Takeaway?</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Great cold </w:t>
      </w:r>
      <w:proofErr w:type="spellStart"/>
      <w:r>
        <w:rPr>
          <w:rFonts w:ascii="Segoe UI" w:hAnsi="Segoe UI" w:cs="Segoe UI"/>
          <w:sz w:val="21"/>
          <w:szCs w:val="21"/>
          <w:shd w:val="clear" w:color="auto" w:fill="FFFFFF"/>
        </w:rPr>
        <w:t>emails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convince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surface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possibilities</w:t>
      </w:r>
      <w:proofErr w:type="spellEnd"/>
      <w:r>
        <w:rPr>
          <w:rFonts w:ascii="Segoe UI" w:hAnsi="Segoe UI" w:cs="Segoe UI"/>
          <w:sz w:val="21"/>
          <w:szCs w:val="21"/>
          <w:shd w:val="clear" w:color="auto" w:fill="FFFFFF"/>
        </w:rPr>
        <w:t>.</w:t>
      </w:r>
    </w:p>
    <w:p w14:paraId="4D852F9E" w14:textId="61FA2712" w:rsidR="00882219" w:rsidRDefault="00154294" w:rsidP="00805815">
      <w:pPr>
        <w:rPr>
          <w:rFonts w:ascii="Segoe UI" w:hAnsi="Segoe UI" w:cs="Segoe UI"/>
          <w:sz w:val="21"/>
          <w:szCs w:val="21"/>
          <w:shd w:val="clear" w:color="auto" w:fill="FFFFFF"/>
        </w:rPr>
      </w:pPr>
      <w:hyperlink r:id="rId17" w:history="1">
        <w:r w:rsidR="00882219" w:rsidRPr="004B58C7">
          <w:rPr>
            <w:rStyle w:val="Hyperlink"/>
            <w:rFonts w:ascii="Segoe UI" w:hAnsi="Segoe UI" w:cs="Segoe UI"/>
            <w:sz w:val="21"/>
            <w:szCs w:val="21"/>
            <w:shd w:val="clear" w:color="auto" w:fill="FFFFFF"/>
          </w:rPr>
          <w:t>https://www.linkedin.com/posts/josh-braun_the-psychology-blue-relevance-starts-activity-7315829941831368707-8heq?utm_source=share&amp;utm_medium=member_desktop&amp;rcm=ACoAABR6GCcBhQFYMJOP-YvG8dFomZ3wH0YkopY</w:t>
        </w:r>
      </w:hyperlink>
    </w:p>
    <w:p w14:paraId="614432EE" w14:textId="581107CC" w:rsidR="00882219" w:rsidRDefault="00882219" w:rsidP="00805815">
      <w:pPr>
        <w:rPr>
          <w:rFonts w:ascii="Segoe UI" w:hAnsi="Segoe UI" w:cs="Segoe UI"/>
          <w:sz w:val="21"/>
          <w:szCs w:val="21"/>
          <w:shd w:val="clear" w:color="auto" w:fill="FFFFFF"/>
        </w:rPr>
      </w:pP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Psychology</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Blue = </w:t>
      </w:r>
      <w:proofErr w:type="spellStart"/>
      <w:r>
        <w:rPr>
          <w:rFonts w:ascii="Segoe UI" w:hAnsi="Segoe UI" w:cs="Segoe UI"/>
          <w:sz w:val="21"/>
          <w:szCs w:val="21"/>
          <w:shd w:val="clear" w:color="auto" w:fill="FFFFFF"/>
        </w:rPr>
        <w:t>Relevance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t xml:space="preserve">Starts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specific</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observation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fleet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size</w:t>
      </w:r>
      <w:proofErr w:type="spell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telematics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Answers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instead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else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personal but not </w:t>
      </w:r>
      <w:proofErr w:type="spellStart"/>
      <w:r>
        <w:rPr>
          <w:rFonts w:ascii="Segoe UI" w:hAnsi="Segoe UI" w:cs="Segoe UI"/>
          <w:sz w:val="21"/>
          <w:szCs w:val="21"/>
          <w:shd w:val="clear" w:color="auto" w:fill="FFFFFF"/>
        </w:rPr>
        <w:t>personalized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send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same email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prospects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similar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fleet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size</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Green = </w:t>
      </w:r>
      <w:proofErr w:type="spellStart"/>
      <w:r>
        <w:rPr>
          <w:rFonts w:ascii="Segoe UI" w:hAnsi="Segoe UI" w:cs="Segoe UI"/>
          <w:sz w:val="21"/>
          <w:szCs w:val="21"/>
          <w:shd w:val="clear" w:color="auto" w:fill="FFFFFF"/>
        </w:rPr>
        <w:t>Illuminates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inaction</w:t>
      </w:r>
      <w:proofErr w:type="spellEnd"/>
      <w:r>
        <w:rPr>
          <w:rFonts w:ascii="Segoe UI" w:hAnsi="Segoe UI" w:cs="Segoe UI"/>
          <w:sz w:val="21"/>
          <w:szCs w:val="21"/>
          <w:shd w:val="clear" w:color="auto" w:fill="FFFFFF"/>
        </w:rPr>
        <w:br/>
        <w:t xml:space="preserve">The </w:t>
      </w:r>
      <w:proofErr w:type="spellStart"/>
      <w:r>
        <w:rPr>
          <w:rFonts w:ascii="Segoe UI" w:hAnsi="Segoe UI" w:cs="Segoe UI"/>
          <w:sz w:val="21"/>
          <w:szCs w:val="21"/>
          <w:shd w:val="clear" w:color="auto" w:fill="FFFFFF"/>
        </w:rPr>
        <w:t>question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opens</w:t>
      </w:r>
      <w:proofErr w:type="spellEnd"/>
      <w:r>
        <w:rPr>
          <w:rFonts w:ascii="Segoe UI" w:hAnsi="Segoe UI" w:cs="Segoe UI"/>
          <w:sz w:val="21"/>
          <w:szCs w:val="21"/>
          <w:shd w:val="clear" w:color="auto" w:fill="FFFFFF"/>
        </w:rPr>
        <w:t xml:space="preserve"> a loop: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ensuring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you’re</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overypaying</w:t>
      </w:r>
      <w:proofErr w:type="spellEnd"/>
      <w:r>
        <w:rPr>
          <w:rFonts w:ascii="Segoe UI" w:hAnsi="Segoe UI" w:cs="Segoe UI"/>
          <w:sz w:val="21"/>
          <w:szCs w:val="21"/>
          <w:shd w:val="clear" w:color="auto" w:fill="FFFFFF"/>
        </w:rPr>
        <w:t xml:space="preserve">?” People </w:t>
      </w:r>
      <w:proofErr w:type="spellStart"/>
      <w:r>
        <w:rPr>
          <w:rFonts w:ascii="Segoe UI" w:hAnsi="Segoe UI" w:cs="Segoe UI"/>
          <w:sz w:val="21"/>
          <w:szCs w:val="21"/>
          <w:shd w:val="clear" w:color="auto" w:fill="FFFFFF"/>
        </w:rPr>
        <w:t>feel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pain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losing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something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strongly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feel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pleasure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gaining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something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equal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value</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Yellow = </w:t>
      </w:r>
      <w:proofErr w:type="spellStart"/>
      <w:r>
        <w:rPr>
          <w:rFonts w:ascii="Segoe UI" w:hAnsi="Segoe UI" w:cs="Segoe UI"/>
          <w:sz w:val="21"/>
          <w:szCs w:val="21"/>
          <w:shd w:val="clear" w:color="auto" w:fill="FFFFFF"/>
        </w:rPr>
        <w:t>Meaningfully</w:t>
      </w:r>
      <w:proofErr w:type="spellEnd"/>
      <w:r>
        <w:rPr>
          <w:rFonts w:ascii="Segoe UI" w:hAnsi="Segoe UI" w:cs="Segoe UI"/>
          <w:sz w:val="21"/>
          <w:szCs w:val="21"/>
          <w:shd w:val="clear" w:color="auto" w:fill="FFFFFF"/>
        </w:rPr>
        <w:t xml:space="preserve"> different.</w:t>
      </w:r>
      <w:r>
        <w:rPr>
          <w:rFonts w:ascii="Segoe UI" w:hAnsi="Segoe UI" w:cs="Segoe UI"/>
          <w:sz w:val="21"/>
          <w:szCs w:val="21"/>
          <w:shd w:val="clear" w:color="auto" w:fill="FFFFFF"/>
        </w:rPr>
        <w:br/>
        <w:t xml:space="preserve">Points out a </w:t>
      </w:r>
      <w:proofErr w:type="spellStart"/>
      <w:r>
        <w:rPr>
          <w:rFonts w:ascii="Segoe UI" w:hAnsi="Segoe UI" w:cs="Segoe UI"/>
          <w:sz w:val="21"/>
          <w:szCs w:val="21"/>
          <w:shd w:val="clear" w:color="auto" w:fill="FFFFFF"/>
        </w:rPr>
        <w:t>potnetial</w:t>
      </w:r>
      <w:proofErr w:type="spellEnd"/>
      <w:r>
        <w:rPr>
          <w:rFonts w:ascii="Segoe UI" w:hAnsi="Segoe UI" w:cs="Segoe UI"/>
          <w:sz w:val="21"/>
          <w:szCs w:val="21"/>
          <w:shd w:val="clear" w:color="auto" w:fill="FFFFFF"/>
        </w:rPr>
        <w:t xml:space="preserve"> blind </w:t>
      </w:r>
      <w:proofErr w:type="spellStart"/>
      <w:r>
        <w:rPr>
          <w:rFonts w:ascii="Segoe UI" w:hAnsi="Segoe UI" w:cs="Segoe UI"/>
          <w:sz w:val="21"/>
          <w:szCs w:val="21"/>
          <w:shd w:val="clear" w:color="auto" w:fill="FFFFFF"/>
        </w:rPr>
        <w:t>spot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tax</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data</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being</w:t>
      </w:r>
      <w:proofErr w:type="spellEnd"/>
      <w:r>
        <w:rPr>
          <w:rFonts w:ascii="Segoe UI" w:hAnsi="Segoe UI" w:cs="Segoe UI"/>
          <w:sz w:val="21"/>
          <w:szCs w:val="21"/>
          <w:shd w:val="clear" w:color="auto" w:fill="FFFFFF"/>
        </w:rPr>
        <w:t xml:space="preserve"> granular </w:t>
      </w:r>
      <w:proofErr w:type="spellStart"/>
      <w:r>
        <w:rPr>
          <w:rFonts w:ascii="Segoe UI" w:hAnsi="Segoe UI" w:cs="Segoe UI"/>
          <w:sz w:val="21"/>
          <w:szCs w:val="21"/>
          <w:shd w:val="clear" w:color="auto" w:fill="FFFFFF"/>
        </w:rPr>
        <w:t>enough</w:t>
      </w:r>
      <w:proofErr w:type="spellEnd"/>
      <w:r>
        <w:rPr>
          <w:rFonts w:ascii="Segoe UI" w:hAnsi="Segoe UI" w:cs="Segoe UI"/>
          <w:sz w:val="21"/>
          <w:szCs w:val="21"/>
          <w:shd w:val="clear" w:color="auto" w:fill="FFFFFF"/>
        </w:rPr>
        <w:t xml:space="preserve">. Crisp, </w:t>
      </w:r>
      <w:proofErr w:type="spellStart"/>
      <w:r>
        <w:rPr>
          <w:rFonts w:ascii="Segoe UI" w:hAnsi="Segoe UI" w:cs="Segoe UI"/>
          <w:sz w:val="21"/>
          <w:szCs w:val="21"/>
          <w:shd w:val="clear" w:color="auto" w:fill="FFFFFF"/>
        </w:rPr>
        <w:t>relatable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do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know</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prospect </w:t>
      </w:r>
      <w:proofErr w:type="spellStart"/>
      <w:r>
        <w:rPr>
          <w:rFonts w:ascii="Segoe UI" w:hAnsi="Segoe UI" w:cs="Segoe UI"/>
          <w:sz w:val="21"/>
          <w:szCs w:val="21"/>
          <w:shd w:val="clear" w:color="auto" w:fill="FFFFFF"/>
        </w:rPr>
        <w:t>might</w:t>
      </w:r>
      <w:proofErr w:type="spellEnd"/>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know</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hurt </w:t>
      </w:r>
      <w:proofErr w:type="spellStart"/>
      <w:r>
        <w:rPr>
          <w:rFonts w:ascii="Segoe UI" w:hAnsi="Segoe UI" w:cs="Segoe UI"/>
          <w:sz w:val="21"/>
          <w:szCs w:val="21"/>
          <w:shd w:val="clear" w:color="auto" w:fill="FFFFFF"/>
        </w:rPr>
        <w:t>them</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Orange = Bandwagon </w:t>
      </w:r>
      <w:proofErr w:type="spellStart"/>
      <w:r>
        <w:rPr>
          <w:rFonts w:ascii="Segoe UI" w:hAnsi="Segoe UI" w:cs="Segoe UI"/>
          <w:sz w:val="21"/>
          <w:szCs w:val="21"/>
          <w:shd w:val="clear" w:color="auto" w:fill="FFFFFF"/>
        </w:rPr>
        <w:t>effect</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t xml:space="preserve">People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likely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actions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because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others</w:t>
      </w:r>
      <w:proofErr w:type="spellEnd"/>
      <w:r>
        <w:rPr>
          <w:rFonts w:ascii="Segoe UI" w:hAnsi="Segoe UI" w:cs="Segoe UI"/>
          <w:sz w:val="21"/>
          <w:szCs w:val="21"/>
          <w:shd w:val="clear" w:color="auto" w:fill="FFFFFF"/>
        </w:rPr>
        <w:t xml:space="preserve"> like </w:t>
      </w:r>
      <w:proofErr w:type="spellStart"/>
      <w:r>
        <w:rPr>
          <w:rFonts w:ascii="Segoe UI" w:hAnsi="Segoe UI" w:cs="Segoe UI"/>
          <w:sz w:val="21"/>
          <w:szCs w:val="21"/>
          <w:shd w:val="clear" w:color="auto" w:fill="FFFFFF"/>
        </w:rPr>
        <w:t>them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classic “</w:t>
      </w:r>
      <w:proofErr w:type="spellStart"/>
      <w:r>
        <w:rPr>
          <w:rFonts w:ascii="Segoe UI" w:hAnsi="Segoe UI" w:cs="Segoe UI"/>
          <w:sz w:val="21"/>
          <w:szCs w:val="21"/>
          <w:shd w:val="clear" w:color="auto" w:fill="FFFFFF"/>
        </w:rPr>
        <w:t>everyone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else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so I </w:t>
      </w:r>
      <w:proofErr w:type="spellStart"/>
      <w:r>
        <w:rPr>
          <w:rFonts w:ascii="Segoe UI" w:hAnsi="Segoe UI" w:cs="Segoe UI"/>
          <w:sz w:val="21"/>
          <w:szCs w:val="21"/>
          <w:shd w:val="clear" w:color="auto" w:fill="FFFFFF"/>
        </w:rPr>
        <w:t>should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mindset</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Pink = </w:t>
      </w:r>
      <w:proofErr w:type="spellStart"/>
      <w:r>
        <w:rPr>
          <w:rFonts w:ascii="Segoe UI" w:hAnsi="Segoe UI" w:cs="Segoe UI"/>
          <w:sz w:val="21"/>
          <w:szCs w:val="21"/>
          <w:shd w:val="clear" w:color="auto" w:fill="FFFFFF"/>
        </w:rPr>
        <w:t>Labeling</w:t>
      </w:r>
      <w:proofErr w:type="spellEnd"/>
      <w:r>
        <w:rPr>
          <w:rFonts w:ascii="Segoe UI" w:hAnsi="Segoe UI" w:cs="Segoe UI"/>
          <w:sz w:val="21"/>
          <w:szCs w:val="21"/>
          <w:shd w:val="clear" w:color="auto" w:fill="FFFFFF"/>
        </w:rPr>
        <w:t xml:space="preserve"> negatives </w:t>
      </w:r>
      <w:proofErr w:type="spellStart"/>
      <w:r>
        <w:rPr>
          <w:rFonts w:ascii="Segoe UI" w:hAnsi="Segoe UI" w:cs="Segoe UI"/>
          <w:sz w:val="21"/>
          <w:szCs w:val="21"/>
          <w:shd w:val="clear" w:color="auto" w:fill="FFFFFF"/>
        </w:rPr>
        <w:t>defuses</w:t>
      </w:r>
      <w:proofErr w:type="spellEnd"/>
      <w:r>
        <w:rPr>
          <w:rFonts w:ascii="Segoe UI" w:hAnsi="Segoe UI" w:cs="Segoe UI"/>
          <w:sz w:val="21"/>
          <w:szCs w:val="21"/>
          <w:shd w:val="clear" w:color="auto" w:fill="FFFFFF"/>
        </w:rPr>
        <w:t xml:space="preserve"> negatives.</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Addresses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biggest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objection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already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system</w:t>
      </w:r>
      <w:proofErr w:type="spellEnd"/>
      <w:r>
        <w:rPr>
          <w:rFonts w:ascii="Segoe UI" w:hAnsi="Segoe UI" w:cs="Segoe UI"/>
          <w:sz w:val="21"/>
          <w:szCs w:val="21"/>
          <w:shd w:val="clear" w:color="auto" w:fill="FFFFFF"/>
        </w:rPr>
        <w:t>.”</w:t>
      </w:r>
      <w:r>
        <w:rPr>
          <w:rFonts w:ascii="Segoe UI" w:hAnsi="Segoe UI" w:cs="Segoe UI"/>
          <w:sz w:val="21"/>
          <w:szCs w:val="21"/>
          <w:shd w:val="clear" w:color="auto" w:fill="FFFFFF"/>
        </w:rPr>
        <w:br/>
      </w:r>
      <w:r>
        <w:rPr>
          <w:rFonts w:ascii="Segoe UI" w:hAnsi="Segoe UI" w:cs="Segoe UI"/>
          <w:sz w:val="21"/>
          <w:szCs w:val="21"/>
          <w:shd w:val="clear" w:color="auto" w:fill="FFFFFF"/>
        </w:rPr>
        <w:br/>
        <w:t xml:space="preserve">Gray = </w:t>
      </w:r>
      <w:proofErr w:type="spellStart"/>
      <w:r>
        <w:rPr>
          <w:rFonts w:ascii="Segoe UI" w:hAnsi="Segoe UI" w:cs="Segoe UI"/>
          <w:sz w:val="21"/>
          <w:szCs w:val="21"/>
          <w:shd w:val="clear" w:color="auto" w:fill="FFFFFF"/>
        </w:rPr>
        <w:t>Chill</w:t>
      </w:r>
      <w:proofErr w:type="spellEnd"/>
      <w:r>
        <w:rPr>
          <w:rFonts w:ascii="Segoe UI" w:hAnsi="Segoe UI" w:cs="Segoe UI"/>
          <w:sz w:val="21"/>
          <w:szCs w:val="21"/>
          <w:shd w:val="clear" w:color="auto" w:fill="FFFFFF"/>
        </w:rPr>
        <w:t xml:space="preserve"> CTA.</w:t>
      </w:r>
      <w:r>
        <w:rPr>
          <w:rFonts w:ascii="Segoe UI" w:hAnsi="Segoe UI" w:cs="Segoe UI"/>
          <w:sz w:val="21"/>
          <w:szCs w:val="21"/>
          <w:shd w:val="clear" w:color="auto" w:fill="FFFFFF"/>
        </w:rPr>
        <w:br/>
        <w:t>“</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rush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keeps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low-pressure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Detached</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shd w:val="clear" w:color="auto" w:fill="FFFFFF"/>
        </w:rPr>
        <w:br/>
      </w:r>
      <w:r>
        <w:rPr>
          <w:rFonts w:ascii="Segoe UI" w:hAnsi="Segoe UI" w:cs="Segoe UI"/>
          <w:sz w:val="21"/>
          <w:szCs w:val="21"/>
          <w:shd w:val="clear" w:color="auto" w:fill="FFFFFF"/>
        </w:rPr>
        <w:br/>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steal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format</w:t>
      </w:r>
      <w:proofErr w:type="spellEnd"/>
      <w:r>
        <w:rPr>
          <w:rFonts w:ascii="Segoe UI" w:hAnsi="Segoe UI" w:cs="Segoe UI"/>
          <w:sz w:val="21"/>
          <w:szCs w:val="21"/>
          <w:shd w:val="clear" w:color="auto" w:fill="FFFFFF"/>
        </w:rPr>
        <w:t xml:space="preserve">, but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underlying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psychology</w:t>
      </w:r>
      <w:proofErr w:type="spellEnd"/>
      <w:r>
        <w:rPr>
          <w:rFonts w:ascii="Segoe UI" w:hAnsi="Segoe UI" w:cs="Segoe UI"/>
          <w:sz w:val="21"/>
          <w:szCs w:val="21"/>
          <w:shd w:val="clear" w:color="auto" w:fill="FFFFFF"/>
        </w:rPr>
        <w:t xml:space="preserve"> that will </w:t>
      </w:r>
      <w:proofErr w:type="spellStart"/>
      <w:r>
        <w:rPr>
          <w:rFonts w:ascii="Segoe UI" w:hAnsi="Segoe UI" w:cs="Segoe UI"/>
          <w:sz w:val="21"/>
          <w:szCs w:val="21"/>
          <w:shd w:val="clear" w:color="auto" w:fill="FFFFFF"/>
        </w:rPr>
        <w:t>help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apply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prospects</w:t>
      </w:r>
      <w:proofErr w:type="spellEnd"/>
      <w:r>
        <w:rPr>
          <w:rFonts w:ascii="Segoe UI" w:hAnsi="Segoe UI" w:cs="Segoe UI"/>
          <w:sz w:val="21"/>
          <w:szCs w:val="21"/>
          <w:shd w:val="clear" w:color="auto" w:fill="FFFFFF"/>
        </w:rPr>
        <w:t>.</w:t>
      </w:r>
    </w:p>
    <w:p w14:paraId="20650F14" w14:textId="6000304E" w:rsidR="005D079E" w:rsidRDefault="005D079E" w:rsidP="00805815">
      <w:pPr>
        <w:rPr>
          <w:rFonts w:ascii="Segoe UI" w:hAnsi="Segoe UI" w:cs="Segoe UI"/>
          <w:sz w:val="21"/>
          <w:szCs w:val="21"/>
          <w:shd w:val="clear" w:color="auto" w:fill="FFFFFF"/>
        </w:rPr>
      </w:pPr>
    </w:p>
    <w:p w14:paraId="024A0977" w14:textId="78B2D534" w:rsidR="005D079E" w:rsidRDefault="005D079E" w:rsidP="00805815">
      <w:pPr>
        <w:rPr>
          <w:noProof/>
        </w:rPr>
      </w:pPr>
      <w:r>
        <w:rPr>
          <w:noProof/>
        </w:rPr>
        <w:lastRenderedPageBreak/>
        <w:drawing>
          <wp:inline distT="0" distB="0" distL="0" distR="0" wp14:anchorId="72F56DC2" wp14:editId="7B7EB7AE">
            <wp:extent cx="5731510" cy="3164205"/>
            <wp:effectExtent l="0" t="0" r="2540" b="0"/>
            <wp:docPr id="2" name="Picture 2" descr="Nessuna descrizione alternativa per questa imma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ssuna descrizione alternativa per questa immag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p>
    <w:p w14:paraId="7FAA251F" w14:textId="3D5F1291" w:rsidR="00445B78" w:rsidRDefault="00445B78" w:rsidP="00445B78">
      <w:pPr>
        <w:pBdr>
          <w:bottom w:val="single" w:sz="12" w:space="1" w:color="auto"/>
        </w:pBdr>
        <w:rPr>
          <w:noProof/>
        </w:rPr>
      </w:pPr>
    </w:p>
    <w:p w14:paraId="2BAEB045" w14:textId="73D09AB0" w:rsidR="00445B78" w:rsidRDefault="00445B78" w:rsidP="00445B78">
      <w:pPr>
        <w:rPr>
          <w:rFonts w:ascii="Segoe UI" w:hAnsi="Segoe UI" w:cs="Segoe UI"/>
          <w:sz w:val="21"/>
          <w:szCs w:val="21"/>
        </w:rPr>
      </w:pPr>
      <w:r>
        <w:rPr>
          <w:noProof/>
        </w:rPr>
        <w:lastRenderedPageBreak/>
        <w:drawing>
          <wp:inline distT="0" distB="0" distL="0" distR="0" wp14:anchorId="4D20A1E8" wp14:editId="41AAE5A4">
            <wp:extent cx="4090035" cy="88633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090035" cy="8863330"/>
                    </a:xfrm>
                    <a:prstGeom prst="rect">
                      <a:avLst/>
                    </a:prstGeom>
                  </pic:spPr>
                </pic:pic>
              </a:graphicData>
            </a:graphic>
          </wp:inline>
        </w:drawing>
      </w:r>
      <w:r>
        <w:rPr>
          <w:noProof/>
        </w:rPr>
        <mc:AlternateContent>
          <mc:Choice Requires="wps">
            <w:drawing>
              <wp:inline distT="0" distB="0" distL="0" distR="0" wp14:anchorId="219B829C" wp14:editId="7062111D">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A68B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356FF48B" w14:textId="615109A4" w:rsidR="00125F3D" w:rsidRDefault="00154294" w:rsidP="00445B78">
      <w:pPr>
        <w:rPr>
          <w:rFonts w:ascii="Segoe UI" w:hAnsi="Segoe UI" w:cs="Segoe UI"/>
          <w:sz w:val="21"/>
          <w:szCs w:val="21"/>
          <w:shd w:val="clear" w:color="auto" w:fill="FFFFFF"/>
        </w:rPr>
      </w:pPr>
      <w:hyperlink r:id="rId20" w:history="1">
        <w:r w:rsidR="00125F3D">
          <w:rPr>
            <w:rStyle w:val="Hyperlink"/>
            <w:rFonts w:ascii="Segoe UI" w:hAnsi="Segoe UI" w:cs="Segoe UI"/>
            <w:shd w:val="clear" w:color="auto" w:fill="FFFFFF"/>
          </w:rPr>
          <w:t>Christian Krause</w:t>
        </w:r>
      </w:hyperlink>
      <w:r w:rsidR="00125F3D">
        <w:t xml:space="preserve"> - </w:t>
      </w:r>
      <w:r w:rsidR="00125F3D" w:rsidRPr="00125F3D">
        <w:t>https://www.linkedin.com/feed/update/urn:li:activity:7316429861349150721?updateEntityUrn=urn%3Ali%3Afs_updateV2%3A%28urn%3Ali%3Aactivity%3A7316429861349150721%2CFEED_DETAIL%2CEMPTY%2CDEFAULT%2Cfalse%29</w:t>
      </w:r>
    </w:p>
    <w:p w14:paraId="24CB5105" w14:textId="4475CF63" w:rsidR="00125F3D" w:rsidRDefault="00125F3D" w:rsidP="00445B78">
      <w:pPr>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I was a </w:t>
      </w:r>
      <w:proofErr w:type="spellStart"/>
      <w:r>
        <w:rPr>
          <w:rFonts w:ascii="Segoe UI" w:hAnsi="Segoe UI" w:cs="Segoe UI"/>
          <w:sz w:val="21"/>
          <w:szCs w:val="21"/>
          <w:shd w:val="clear" w:color="auto" w:fill="FFFFFF"/>
        </w:rPr>
        <w:t>full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cycle</w:t>
      </w:r>
      <w:proofErr w:type="spellEnd"/>
      <w:r>
        <w:rPr>
          <w:rFonts w:ascii="Segoe UI" w:hAnsi="Segoe UI" w:cs="Segoe UI"/>
          <w:sz w:val="21"/>
          <w:szCs w:val="21"/>
          <w:shd w:val="clear" w:color="auto" w:fill="FFFFFF"/>
        </w:rPr>
        <w:t xml:space="preserve"> AE, </w:t>
      </w:r>
      <w:proofErr w:type="spellStart"/>
      <w:r>
        <w:rPr>
          <w:rFonts w:ascii="Segoe UI" w:hAnsi="Segoe UI" w:cs="Segoe UI"/>
          <w:sz w:val="21"/>
          <w:szCs w:val="21"/>
          <w:shd w:val="clear" w:color="auto" w:fill="FFFFFF"/>
        </w:rPr>
        <w:t>here's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I </w:t>
      </w:r>
      <w:proofErr w:type="spellStart"/>
      <w:r>
        <w:rPr>
          <w:rFonts w:ascii="Segoe UI" w:hAnsi="Segoe UI" w:cs="Segoe UI"/>
          <w:sz w:val="21"/>
          <w:szCs w:val="21"/>
          <w:shd w:val="clear" w:color="auto" w:fill="FFFFFF"/>
        </w:rPr>
        <w:t>would</w:t>
      </w:r>
      <w:proofErr w:type="spellEnd"/>
      <w:r>
        <w:rPr>
          <w:rFonts w:ascii="Segoe UI" w:hAnsi="Segoe UI" w:cs="Segoe UI"/>
          <w:sz w:val="21"/>
          <w:szCs w:val="21"/>
          <w:shd w:val="clear" w:color="auto" w:fill="FFFFFF"/>
        </w:rPr>
        <w:t xml:space="preserve"> prospect: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checklist</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Cambria Math" w:hAnsi="Cambria Math" w:cs="Cambria Math"/>
          <w:sz w:val="21"/>
          <w:szCs w:val="21"/>
          <w:shd w:val="clear" w:color="auto" w:fill="FFFFFF"/>
        </w:rPr>
        <w:t>𝗜𝗻</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𝗦𝗮𝗹𝗲𝘀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𝗡𝗮𝘃𝗶𝗴𝗮𝘁𝗼𝗿</w:t>
      </w:r>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 xml:space="preserve">1. Upload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territory</w:t>
      </w:r>
      <w:proofErr w:type="spellEnd"/>
      <w:r>
        <w:rPr>
          <w:rFonts w:ascii="Segoe UI" w:hAnsi="Segoe UI" w:cs="Segoe UI"/>
          <w:sz w:val="21"/>
          <w:szCs w:val="21"/>
          <w:shd w:val="clear" w:color="auto" w:fill="FFFFFF"/>
        </w:rPr>
        <w:t xml:space="preserve"> &amp; </w:t>
      </w:r>
      <w:proofErr w:type="spellStart"/>
      <w:r>
        <w:rPr>
          <w:rFonts w:ascii="Segoe UI" w:hAnsi="Segoe UI" w:cs="Segoe UI"/>
          <w:sz w:val="21"/>
          <w:szCs w:val="21"/>
          <w:shd w:val="clear" w:color="auto" w:fill="FFFFFF"/>
        </w:rPr>
        <w:t>create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tiered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account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lists</w:t>
      </w:r>
      <w:proofErr w:type="spellEnd"/>
      <w:r>
        <w:rPr>
          <w:rFonts w:ascii="Segoe UI" w:hAnsi="Segoe UI" w:cs="Segoe UI"/>
          <w:sz w:val="21"/>
          <w:szCs w:val="21"/>
        </w:rPr>
        <w:br/>
      </w:r>
      <w:r>
        <w:rPr>
          <w:rFonts w:ascii="Segoe UI" w:hAnsi="Segoe UI" w:cs="Segoe UI"/>
          <w:sz w:val="21"/>
          <w:szCs w:val="21"/>
          <w:shd w:val="clear" w:color="auto" w:fill="FFFFFF"/>
        </w:rPr>
        <w:t xml:space="preserve">2. Create 2-3 </w:t>
      </w:r>
      <w:proofErr w:type="spellStart"/>
      <w:r>
        <w:rPr>
          <w:rFonts w:ascii="Segoe UI" w:hAnsi="Segoe UI" w:cs="Segoe UI"/>
          <w:sz w:val="21"/>
          <w:szCs w:val="21"/>
          <w:shd w:val="clear" w:color="auto" w:fill="FFFFFF"/>
        </w:rPr>
        <w:t>buyer</w:t>
      </w:r>
      <w:proofErr w:type="spellEnd"/>
      <w:r>
        <w:rPr>
          <w:rFonts w:ascii="Segoe UI" w:hAnsi="Segoe UI" w:cs="Segoe UI"/>
          <w:sz w:val="21"/>
          <w:szCs w:val="21"/>
          <w:shd w:val="clear" w:color="auto" w:fill="FFFFFF"/>
        </w:rPr>
        <w:t xml:space="preserve"> personas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closed-won </w:t>
      </w:r>
      <w:proofErr w:type="spellStart"/>
      <w:r>
        <w:rPr>
          <w:rFonts w:ascii="Segoe UI" w:hAnsi="Segoe UI" w:cs="Segoe UI"/>
          <w:sz w:val="21"/>
          <w:szCs w:val="21"/>
          <w:shd w:val="clear" w:color="auto" w:fill="FFFFFF"/>
        </w:rPr>
        <w:t>report</w:t>
      </w:r>
      <w:proofErr w:type="spellEnd"/>
      <w:r>
        <w:rPr>
          <w:rFonts w:ascii="Segoe UI" w:hAnsi="Segoe UI" w:cs="Segoe UI"/>
          <w:sz w:val="21"/>
          <w:szCs w:val="21"/>
        </w:rPr>
        <w:br/>
      </w:r>
      <w:r>
        <w:rPr>
          <w:rFonts w:ascii="Segoe UI" w:hAnsi="Segoe UI" w:cs="Segoe UI"/>
          <w:sz w:val="21"/>
          <w:szCs w:val="21"/>
          <w:shd w:val="clear" w:color="auto" w:fill="FFFFFF"/>
        </w:rPr>
        <w:t xml:space="preserve">3. Create </w:t>
      </w:r>
      <w:proofErr w:type="spellStart"/>
      <w:r>
        <w:rPr>
          <w:rFonts w:ascii="Segoe UI" w:hAnsi="Segoe UI" w:cs="Segoe UI"/>
          <w:sz w:val="21"/>
          <w:szCs w:val="21"/>
          <w:shd w:val="clear" w:color="auto" w:fill="FFFFFF"/>
        </w:rPr>
        <w:t>saved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searches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never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run</w:t>
      </w:r>
      <w:proofErr w:type="spellEnd"/>
      <w:r>
        <w:rPr>
          <w:rFonts w:ascii="Segoe UI" w:hAnsi="Segoe UI" w:cs="Segoe UI"/>
          <w:sz w:val="21"/>
          <w:szCs w:val="21"/>
          <w:shd w:val="clear" w:color="auto" w:fill="FFFFFF"/>
        </w:rPr>
        <w:t xml:space="preserve"> out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leads</w:t>
      </w:r>
      <w:proofErr w:type="spellEnd"/>
      <w:r>
        <w:rPr>
          <w:rFonts w:ascii="Segoe UI" w:hAnsi="Segoe UI" w:cs="Segoe UI"/>
          <w:sz w:val="21"/>
          <w:szCs w:val="21"/>
        </w:rPr>
        <w:br/>
      </w:r>
      <w:r>
        <w:rPr>
          <w:rFonts w:ascii="Segoe UI" w:hAnsi="Segoe UI" w:cs="Segoe UI"/>
          <w:sz w:val="21"/>
          <w:szCs w:val="21"/>
          <w:shd w:val="clear" w:color="auto" w:fill="FFFFFF"/>
        </w:rPr>
        <w:t xml:space="preserve">4. </w:t>
      </w:r>
      <w:proofErr w:type="spellStart"/>
      <w:r>
        <w:rPr>
          <w:rFonts w:ascii="Segoe UI" w:hAnsi="Segoe UI" w:cs="Segoe UI"/>
          <w:sz w:val="21"/>
          <w:szCs w:val="21"/>
          <w:shd w:val="clear" w:color="auto" w:fill="FFFFFF"/>
        </w:rPr>
        <w:t>Organise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lists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by</w:t>
      </w:r>
      <w:proofErr w:type="spellEnd"/>
      <w:r>
        <w:rPr>
          <w:rFonts w:ascii="Segoe UI" w:hAnsi="Segoe UI" w:cs="Segoe UI"/>
          <w:sz w:val="21"/>
          <w:szCs w:val="21"/>
          <w:shd w:val="clear" w:color="auto" w:fill="FFFFFF"/>
        </w:rPr>
        <w:t xml:space="preserve"> funnel </w:t>
      </w:r>
      <w:proofErr w:type="spellStart"/>
      <w:r>
        <w:rPr>
          <w:rFonts w:ascii="Segoe UI" w:hAnsi="Segoe UI" w:cs="Segoe UI"/>
          <w:sz w:val="21"/>
          <w:szCs w:val="21"/>
          <w:shd w:val="clear" w:color="auto" w:fill="FFFFFF"/>
        </w:rPr>
        <w:t>stage</w:t>
      </w:r>
      <w:proofErr w:type="spellEnd"/>
      <w:r>
        <w:rPr>
          <w:rFonts w:ascii="Segoe UI" w:hAnsi="Segoe UI" w:cs="Segoe UI"/>
          <w:sz w:val="21"/>
          <w:szCs w:val="21"/>
          <w:shd w:val="clear" w:color="auto" w:fill="FFFFFF"/>
        </w:rPr>
        <w:t xml:space="preserve">: cold, 1st </w:t>
      </w:r>
      <w:proofErr w:type="spellStart"/>
      <w:r>
        <w:rPr>
          <w:rFonts w:ascii="Segoe UI" w:hAnsi="Segoe UI" w:cs="Segoe UI"/>
          <w:sz w:val="21"/>
          <w:szCs w:val="21"/>
          <w:shd w:val="clear" w:color="auto" w:fill="FFFFFF"/>
        </w:rPr>
        <w:t>touch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etc</w:t>
      </w:r>
      <w:proofErr w:type="spellEnd"/>
      <w:r>
        <w:rPr>
          <w:rFonts w:ascii="Segoe UI" w:hAnsi="Segoe UI" w:cs="Segoe UI"/>
          <w:sz w:val="21"/>
          <w:szCs w:val="21"/>
        </w:rPr>
        <w:br/>
      </w:r>
      <w:r>
        <w:rPr>
          <w:rFonts w:ascii="Segoe UI" w:hAnsi="Segoe UI" w:cs="Segoe UI"/>
          <w:sz w:val="21"/>
          <w:szCs w:val="21"/>
        </w:rPr>
        <w:br/>
      </w:r>
      <w:r>
        <w:rPr>
          <w:rFonts w:ascii="Cambria Math" w:hAnsi="Cambria Math" w:cs="Cambria Math"/>
          <w:sz w:val="21"/>
          <w:szCs w:val="21"/>
          <w:shd w:val="clear" w:color="auto" w:fill="FFFFFF"/>
        </w:rPr>
        <w:t>𝗢𝗻</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𝗟𝗶𝗻𝗸𝗲𝗱𝗜𝗻</w:t>
      </w:r>
      <w:r>
        <w:rPr>
          <w:rFonts w:ascii="Segoe UI" w:hAnsi="Segoe UI" w:cs="Segoe UI"/>
          <w:sz w:val="21"/>
          <w:szCs w:val="21"/>
          <w:shd w:val="clear" w:color="auto" w:fill="FFFFFF"/>
        </w:rPr>
        <w:t>.</w:t>
      </w:r>
      <w:r>
        <w:rPr>
          <w:rFonts w:ascii="Cambria Math" w:hAnsi="Cambria Math" w:cs="Cambria Math"/>
          <w:sz w:val="21"/>
          <w:szCs w:val="21"/>
          <w:shd w:val="clear" w:color="auto" w:fill="FFFFFF"/>
        </w:rPr>
        <w:t>𝗰𝗼𝗺</w:t>
      </w:r>
      <w:r>
        <w:rPr>
          <w:rFonts w:ascii="Segoe UI" w:hAnsi="Segoe UI" w:cs="Segoe UI"/>
          <w:sz w:val="21"/>
          <w:szCs w:val="21"/>
        </w:rPr>
        <w:br/>
      </w:r>
      <w:r>
        <w:rPr>
          <w:rFonts w:ascii="Segoe UI" w:hAnsi="Segoe UI" w:cs="Segoe UI"/>
          <w:sz w:val="21"/>
          <w:szCs w:val="21"/>
          <w:shd w:val="clear" w:color="auto" w:fill="FFFFFF"/>
        </w:rPr>
        <w:t xml:space="preserve">5. Send 10 </w:t>
      </w:r>
      <w:proofErr w:type="spellStart"/>
      <w:r>
        <w:rPr>
          <w:rFonts w:ascii="Segoe UI" w:hAnsi="Segoe UI" w:cs="Segoe UI"/>
          <w:sz w:val="21"/>
          <w:szCs w:val="21"/>
          <w:shd w:val="clear" w:color="auto" w:fill="FFFFFF"/>
        </w:rPr>
        <w:t>personalised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video</w:t>
      </w:r>
      <w:proofErr w:type="spellEnd"/>
      <w:r>
        <w:rPr>
          <w:rFonts w:ascii="Segoe UI" w:hAnsi="Segoe UI" w:cs="Segoe UI"/>
          <w:sz w:val="21"/>
          <w:szCs w:val="21"/>
          <w:shd w:val="clear" w:color="auto" w:fill="FFFFFF"/>
        </w:rPr>
        <w:t xml:space="preserve"> DMs/</w:t>
      </w:r>
      <w:proofErr w:type="spellStart"/>
      <w:r>
        <w:rPr>
          <w:rFonts w:ascii="Segoe UI" w:hAnsi="Segoe UI" w:cs="Segoe UI"/>
          <w:sz w:val="21"/>
          <w:szCs w:val="21"/>
          <w:shd w:val="clear" w:color="auto" w:fill="FFFFFF"/>
        </w:rPr>
        <w:t>day</w:t>
      </w:r>
      <w:proofErr w:type="spellEnd"/>
      <w:r>
        <w:rPr>
          <w:rFonts w:ascii="Segoe UI" w:hAnsi="Segoe UI" w:cs="Segoe UI"/>
          <w:sz w:val="21"/>
          <w:szCs w:val="21"/>
          <w:shd w:val="clear" w:color="auto" w:fill="FFFFFF"/>
        </w:rPr>
        <w:t xml:space="preserve"> (mobile </w:t>
      </w:r>
      <w:proofErr w:type="spellStart"/>
      <w:r>
        <w:rPr>
          <w:rFonts w:ascii="Segoe UI" w:hAnsi="Segoe UI" w:cs="Segoe UI"/>
          <w:sz w:val="21"/>
          <w:szCs w:val="21"/>
          <w:shd w:val="clear" w:color="auto" w:fill="FFFFFF"/>
        </w:rPr>
        <w:t>app</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 xml:space="preserve">6. Scan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feed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target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prospects</w:t>
      </w:r>
      <w:proofErr w:type="spellEnd"/>
      <w:r>
        <w:rPr>
          <w:rFonts w:ascii="Segoe UI" w:hAnsi="Segoe UI" w:cs="Segoe UI"/>
          <w:sz w:val="21"/>
          <w:szCs w:val="21"/>
        </w:rPr>
        <w:br/>
      </w:r>
      <w:r>
        <w:rPr>
          <w:rFonts w:ascii="Segoe UI" w:hAnsi="Segoe UI" w:cs="Segoe UI"/>
          <w:sz w:val="21"/>
          <w:szCs w:val="21"/>
          <w:shd w:val="clear" w:color="auto" w:fill="FFFFFF"/>
        </w:rPr>
        <w:t xml:space="preserve">7. Like &amp; </w:t>
      </w:r>
      <w:proofErr w:type="spellStart"/>
      <w:r>
        <w:rPr>
          <w:rFonts w:ascii="Segoe UI" w:hAnsi="Segoe UI" w:cs="Segoe UI"/>
          <w:sz w:val="21"/>
          <w:szCs w:val="21"/>
          <w:shd w:val="clear" w:color="auto" w:fill="FFFFFF"/>
        </w:rPr>
        <w:t>engage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thoughtful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comments</w:t>
      </w:r>
      <w:proofErr w:type="spellEnd"/>
      <w:r>
        <w:rPr>
          <w:rFonts w:ascii="Segoe UI" w:hAnsi="Segoe UI" w:cs="Segoe UI"/>
          <w:sz w:val="21"/>
          <w:szCs w:val="21"/>
        </w:rPr>
        <w:br/>
      </w:r>
      <w:r>
        <w:rPr>
          <w:rFonts w:ascii="Segoe UI" w:hAnsi="Segoe UI" w:cs="Segoe UI"/>
          <w:sz w:val="21"/>
          <w:szCs w:val="21"/>
          <w:shd w:val="clear" w:color="auto" w:fill="FFFFFF"/>
        </w:rPr>
        <w:t xml:space="preserve">8. </w:t>
      </w:r>
      <w:proofErr w:type="spellStart"/>
      <w:r>
        <w:rPr>
          <w:rFonts w:ascii="Segoe UI" w:hAnsi="Segoe UI" w:cs="Segoe UI"/>
          <w:sz w:val="21"/>
          <w:szCs w:val="21"/>
          <w:shd w:val="clear" w:color="auto" w:fill="FFFFFF"/>
        </w:rPr>
        <w:t>Bump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video</w:t>
      </w:r>
      <w:proofErr w:type="spellEnd"/>
      <w:r>
        <w:rPr>
          <w:rFonts w:ascii="Segoe UI" w:hAnsi="Segoe UI" w:cs="Segoe UI"/>
          <w:sz w:val="21"/>
          <w:szCs w:val="21"/>
          <w:shd w:val="clear" w:color="auto" w:fill="FFFFFF"/>
        </w:rPr>
        <w:t xml:space="preserve"> DMs </w:t>
      </w:r>
      <w:proofErr w:type="spellStart"/>
      <w:r>
        <w:rPr>
          <w:rFonts w:ascii="Segoe UI" w:hAnsi="Segoe UI" w:cs="Segoe UI"/>
          <w:sz w:val="21"/>
          <w:szCs w:val="21"/>
          <w:shd w:val="clear" w:color="auto" w:fill="FFFFFF"/>
        </w:rPr>
        <w:t>daily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value</w:t>
      </w:r>
      <w:proofErr w:type="spellEnd"/>
      <w:r>
        <w:rPr>
          <w:rFonts w:ascii="Segoe UI" w:hAnsi="Segoe UI" w:cs="Segoe UI"/>
          <w:sz w:val="21"/>
          <w:szCs w:val="21"/>
        </w:rPr>
        <w:br/>
      </w:r>
      <w:r>
        <w:rPr>
          <w:rFonts w:ascii="Segoe UI" w:hAnsi="Segoe UI" w:cs="Segoe UI"/>
          <w:sz w:val="21"/>
          <w:szCs w:val="21"/>
        </w:rPr>
        <w:br/>
      </w:r>
      <w:r>
        <w:rPr>
          <w:rFonts w:ascii="Cambria Math" w:hAnsi="Cambria Math" w:cs="Cambria Math"/>
          <w:sz w:val="21"/>
          <w:szCs w:val="21"/>
          <w:shd w:val="clear" w:color="auto" w:fill="FFFFFF"/>
        </w:rPr>
        <w:t>𝗪𝗶𝘁𝗵</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𝗖𝗵𝗮𝘁𝗚𝗣𝗧</w:t>
      </w:r>
      <w:r>
        <w:rPr>
          <w:rFonts w:ascii="Segoe UI" w:hAnsi="Segoe UI" w:cs="Segoe UI"/>
          <w:sz w:val="21"/>
          <w:szCs w:val="21"/>
        </w:rPr>
        <w:br/>
      </w:r>
      <w:r>
        <w:rPr>
          <w:rFonts w:ascii="Segoe UI" w:hAnsi="Segoe UI" w:cs="Segoe UI"/>
          <w:sz w:val="21"/>
          <w:szCs w:val="21"/>
          <w:shd w:val="clear" w:color="auto" w:fill="FFFFFF"/>
        </w:rPr>
        <w:t xml:space="preserve">8. Generate </w:t>
      </w:r>
      <w:proofErr w:type="spellStart"/>
      <w:r>
        <w:rPr>
          <w:rFonts w:ascii="Segoe UI" w:hAnsi="Segoe UI" w:cs="Segoe UI"/>
          <w:sz w:val="21"/>
          <w:szCs w:val="21"/>
          <w:shd w:val="clear" w:color="auto" w:fill="FFFFFF"/>
        </w:rPr>
        <w:t>new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ideas</w:t>
      </w:r>
      <w:proofErr w:type="spellEnd"/>
      <w:r>
        <w:rPr>
          <w:rFonts w:ascii="Segoe UI" w:hAnsi="Segoe UI" w:cs="Segoe UI"/>
          <w:sz w:val="21"/>
          <w:szCs w:val="21"/>
        </w:rPr>
        <w:br/>
      </w:r>
      <w:r>
        <w:rPr>
          <w:rFonts w:ascii="Segoe UI" w:hAnsi="Segoe UI" w:cs="Segoe UI"/>
          <w:sz w:val="21"/>
          <w:szCs w:val="21"/>
          <w:shd w:val="clear" w:color="auto" w:fill="FFFFFF"/>
        </w:rPr>
        <w:t xml:space="preserve">9. Scan 10k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reports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outreach </w:t>
      </w:r>
      <w:proofErr w:type="spellStart"/>
      <w:r>
        <w:rPr>
          <w:rFonts w:ascii="Segoe UI" w:hAnsi="Segoe UI" w:cs="Segoe UI"/>
          <w:sz w:val="21"/>
          <w:szCs w:val="21"/>
          <w:shd w:val="clear" w:color="auto" w:fill="FFFFFF"/>
        </w:rPr>
        <w:t>triggers</w:t>
      </w:r>
      <w:proofErr w:type="spellEnd"/>
      <w:r>
        <w:rPr>
          <w:rFonts w:ascii="Segoe UI" w:hAnsi="Segoe UI" w:cs="Segoe UI"/>
          <w:sz w:val="21"/>
          <w:szCs w:val="21"/>
        </w:rPr>
        <w:br/>
      </w:r>
      <w:r>
        <w:rPr>
          <w:rFonts w:ascii="Segoe UI" w:hAnsi="Segoe UI" w:cs="Segoe UI"/>
          <w:sz w:val="21"/>
          <w:szCs w:val="21"/>
          <w:shd w:val="clear" w:color="auto" w:fill="FFFFFF"/>
        </w:rPr>
        <w:t xml:space="preserve">10. Create super </w:t>
      </w:r>
      <w:proofErr w:type="spellStart"/>
      <w:r>
        <w:rPr>
          <w:rFonts w:ascii="Segoe UI" w:hAnsi="Segoe UI" w:cs="Segoe UI"/>
          <w:sz w:val="21"/>
          <w:szCs w:val="21"/>
          <w:shd w:val="clear" w:color="auto" w:fill="FFFFFF"/>
        </w:rPr>
        <w:t>hero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images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bump</w:t>
      </w:r>
      <w:proofErr w:type="spellEnd"/>
      <w:r>
        <w:rPr>
          <w:rFonts w:ascii="Segoe UI" w:hAnsi="Segoe UI" w:cs="Segoe UI"/>
          <w:sz w:val="21"/>
          <w:szCs w:val="21"/>
          <w:shd w:val="clear" w:color="auto" w:fill="FFFFFF"/>
        </w:rPr>
        <w:t xml:space="preserve"> DMs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humor</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ask</w:t>
      </w:r>
      <w:proofErr w:type="spellEnd"/>
      <w:r>
        <w:rPr>
          <w:rFonts w:ascii="Segoe UI" w:hAnsi="Segoe UI" w:cs="Segoe UI"/>
          <w:sz w:val="21"/>
          <w:szCs w:val="21"/>
          <w:shd w:val="clear" w:color="auto" w:fill="FFFFFF"/>
        </w:rPr>
        <w:t xml:space="preserve"> Jan Benedikt Mundorf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genious</w:t>
      </w:r>
      <w:proofErr w:type="spellEnd"/>
      <w:r>
        <w:rPr>
          <w:rFonts w:ascii="Segoe UI" w:hAnsi="Segoe UI" w:cs="Segoe UI"/>
          <w:sz w:val="21"/>
          <w:szCs w:val="21"/>
          <w:shd w:val="clear" w:color="auto" w:fill="FFFFFF"/>
        </w:rPr>
        <w:t xml:space="preserve"> prompt :-))</w:t>
      </w:r>
    </w:p>
    <w:p w14:paraId="76A1D2EB" w14:textId="392565ED" w:rsidR="00AC4B98" w:rsidRDefault="00AC4B98" w:rsidP="00445B78">
      <w:pPr>
        <w:pBdr>
          <w:bottom w:val="single" w:sz="12" w:space="1" w:color="auto"/>
        </w:pBdr>
        <w:rPr>
          <w:rFonts w:ascii="Segoe UI" w:hAnsi="Segoe UI" w:cs="Segoe UI"/>
          <w:sz w:val="21"/>
          <w:szCs w:val="21"/>
          <w:shd w:val="clear" w:color="auto" w:fill="FFFFFF"/>
        </w:rPr>
      </w:pPr>
    </w:p>
    <w:p w14:paraId="53045815" w14:textId="3186989F" w:rsidR="00AC4B98" w:rsidRDefault="00154294" w:rsidP="00445B78">
      <w:hyperlink r:id="rId21" w:history="1">
        <w:r w:rsidR="00AC4B98">
          <w:rPr>
            <w:rStyle w:val="Hyperlink"/>
            <w:rFonts w:ascii="Segoe UI" w:hAnsi="Segoe UI" w:cs="Segoe UI"/>
            <w:shd w:val="clear" w:color="auto" w:fill="FFFFFF"/>
          </w:rPr>
          <w:t>Christian Krause</w:t>
        </w:r>
      </w:hyperlink>
      <w:r w:rsidR="00AC4B98">
        <w:t xml:space="preserve"> </w:t>
      </w:r>
      <w:hyperlink r:id="rId22" w:history="1">
        <w:r w:rsidR="00AC4B98" w:rsidRPr="004B58C7">
          <w:rPr>
            <w:rStyle w:val="Hyperlink"/>
          </w:rPr>
          <w:t>https://www.linkedin.com/feed/update/urn:li:activity:7312805939970015234?updateEntityUrn=urn%3Ali%3Afs_updateV2%3A%28urn%3Ali%3Aactivity%3A7312805939970015234%2CFEED_DETAIL%2CEMPTY%2CDEFAULT%2Cfalse%29</w:t>
        </w:r>
      </w:hyperlink>
      <w:r w:rsidR="00AC4B98">
        <w:t xml:space="preserve"> </w:t>
      </w:r>
    </w:p>
    <w:p w14:paraId="1F919055" w14:textId="315998B7" w:rsidR="00AC4B98" w:rsidRDefault="00AC4B98" w:rsidP="00445B78">
      <w:pPr>
        <w:rPr>
          <w:rFonts w:ascii="Segoe UI" w:hAnsi="Segoe UI" w:cs="Segoe UI"/>
          <w:sz w:val="21"/>
          <w:szCs w:val="21"/>
          <w:shd w:val="clear" w:color="auto" w:fill="FFFFFF"/>
        </w:rPr>
      </w:pPr>
      <w:r>
        <w:rPr>
          <w:rFonts w:ascii="Segoe UI" w:hAnsi="Segoe UI" w:cs="Segoe UI"/>
          <w:sz w:val="21"/>
          <w:szCs w:val="21"/>
          <w:shd w:val="clear" w:color="auto" w:fill="FFFFFF"/>
        </w:rPr>
        <w:t xml:space="preserve">Today I </w:t>
      </w:r>
      <w:proofErr w:type="spellStart"/>
      <w:r>
        <w:rPr>
          <w:rFonts w:ascii="Segoe UI" w:hAnsi="Segoe UI" w:cs="Segoe UI"/>
          <w:sz w:val="21"/>
          <w:szCs w:val="21"/>
          <w:shd w:val="clear" w:color="auto" w:fill="FFFFFF"/>
        </w:rPr>
        <w:t>learned</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brilliant</w:t>
      </w:r>
      <w:proofErr w:type="spellEnd"/>
      <w:r>
        <w:rPr>
          <w:rFonts w:ascii="Segoe UI" w:hAnsi="Segoe UI" w:cs="Segoe UI"/>
          <w:sz w:val="21"/>
          <w:szCs w:val="21"/>
          <w:shd w:val="clear" w:color="auto" w:fill="FFFFFF"/>
        </w:rPr>
        <w:t xml:space="preserve"> AI hack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cold calling.</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A BDR I </w:t>
      </w:r>
      <w:proofErr w:type="spellStart"/>
      <w:r>
        <w:rPr>
          <w:rFonts w:ascii="Segoe UI" w:hAnsi="Segoe UI" w:cs="Segoe UI"/>
          <w:sz w:val="21"/>
          <w:szCs w:val="21"/>
          <w:shd w:val="clear" w:color="auto" w:fill="FFFFFF"/>
        </w:rPr>
        <w:t>mentor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shared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w:t>
      </w:r>
      <w:proofErr w:type="spellEnd"/>
      <w:r>
        <w:rPr>
          <w:rFonts w:ascii="Segoe UI Emoji" w:hAnsi="Segoe UI Emoji" w:cs="Segoe UI Emoj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He </w:t>
      </w:r>
      <w:proofErr w:type="spellStart"/>
      <w:r>
        <w:rPr>
          <w:rFonts w:ascii="Segoe UI" w:hAnsi="Segoe UI" w:cs="Segoe UI"/>
          <w:sz w:val="21"/>
          <w:szCs w:val="21"/>
          <w:shd w:val="clear" w:color="auto" w:fill="FFFFFF"/>
        </w:rPr>
        <w:t>uses</w:t>
      </w:r>
      <w:proofErr w:type="spellEnd"/>
      <w:r>
        <w:rPr>
          <w:rFonts w:ascii="Segoe UI" w:hAnsi="Segoe UI" w:cs="Segoe UI"/>
          <w:sz w:val="21"/>
          <w:szCs w:val="21"/>
          <w:shd w:val="clear" w:color="auto" w:fill="FFFFFF"/>
        </w:rPr>
        <w:t xml:space="preserve"> AI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generate</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custom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script</w:t>
      </w:r>
      <w:proofErr w:type="spellEnd"/>
      <w:r>
        <w:rPr>
          <w:rStyle w:val="white-space-pre"/>
          <w:rFonts w:ascii="Segoe UI" w:hAnsi="Segoe UI" w:cs="Segoe UI"/>
          <w:sz w:val="21"/>
          <w:szCs w:val="21"/>
          <w:shd w:val="clear" w:color="auto" w:fill="FFFFFF"/>
        </w:rPr>
        <w:t xml:space="preserve"> </w:t>
      </w:r>
      <w:r>
        <w:rPr>
          <w:rFonts w:ascii="Segoe UI" w:hAnsi="Segoe UI" w:cs="Segoe UI"/>
          <w:sz w:val="21"/>
          <w:szCs w:val="21"/>
        </w:rPr>
        <w:br/>
      </w:r>
      <w:proofErr w:type="spellStart"/>
      <w:r>
        <w:rPr>
          <w:rFonts w:ascii="Segoe UI" w:hAnsi="Segoe UI" w:cs="Segoe UI"/>
          <w:sz w:val="21"/>
          <w:szCs w:val="21"/>
          <w:shd w:val="clear" w:color="auto" w:fill="FFFFFF"/>
        </w:rPr>
        <w:t>based</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customer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stories</w:t>
      </w:r>
      <w:proofErr w:type="spellEnd"/>
      <w:r>
        <w:rPr>
          <w:rFonts w:ascii="Segoe UI" w:hAnsi="Segoe UI" w:cs="Segoe UI"/>
          <w:sz w:val="21"/>
          <w:szCs w:val="21"/>
          <w:shd w:val="clear" w:color="auto" w:fill="FFFFFF"/>
        </w:rPr>
        <w:t>.</w:t>
      </w:r>
      <w:r>
        <w:rPr>
          <w:rStyle w:val="white-space-pre"/>
          <w:rFonts w:ascii="Segoe UI" w:hAnsi="Segoe UI" w:cs="Segoe UI"/>
          <w:sz w:val="21"/>
          <w:szCs w:val="21"/>
          <w:shd w:val="clear" w:color="auto" w:fill="FFFFFF"/>
        </w:rPr>
        <w:t xml:space="preserve"> </w:t>
      </w:r>
      <w:r>
        <w:rPr>
          <w:rFonts w:ascii="Segoe UI" w:hAnsi="Segoe UI" w:cs="Segoe UI"/>
          <w:sz w:val="21"/>
          <w:szCs w:val="21"/>
        </w:rPr>
        <w:br/>
      </w:r>
      <w:r>
        <w:rPr>
          <w:rFonts w:ascii="Segoe UI" w:hAnsi="Segoe UI" w:cs="Segoe UI"/>
          <w:sz w:val="21"/>
          <w:szCs w:val="21"/>
        </w:rPr>
        <w:br/>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cold </w:t>
      </w:r>
      <w:proofErr w:type="spellStart"/>
      <w:r>
        <w:rPr>
          <w:rFonts w:ascii="Segoe UI" w:hAnsi="Segoe UI" w:cs="Segoe UI"/>
          <w:sz w:val="21"/>
          <w:szCs w:val="21"/>
          <w:shd w:val="clear" w:color="auto" w:fill="FFFFFF"/>
        </w:rPr>
        <w:t>call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block</w:t>
      </w:r>
      <w:proofErr w:type="spellEnd"/>
      <w:r>
        <w:rPr>
          <w:rFonts w:ascii="Segoe UI" w:hAnsi="Segoe UI" w:cs="Segoe UI"/>
          <w:sz w:val="21"/>
          <w:szCs w:val="21"/>
          <w:shd w:val="clear" w:color="auto" w:fill="FFFFFF"/>
        </w:rPr>
        <w:t xml:space="preserve"> he </w:t>
      </w:r>
      <w:proofErr w:type="spellStart"/>
      <w:r>
        <w:rPr>
          <w:rFonts w:ascii="Segoe UI" w:hAnsi="Segoe UI" w:cs="Segoe UI"/>
          <w:sz w:val="21"/>
          <w:szCs w:val="21"/>
          <w:shd w:val="clear" w:color="auto" w:fill="FFFFFF"/>
        </w:rPr>
        <w:t>follows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steps</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1. </w:t>
      </w:r>
      <w:proofErr w:type="spellStart"/>
      <w:r>
        <w:rPr>
          <w:rFonts w:ascii="Segoe UI" w:hAnsi="Segoe UI" w:cs="Segoe UI"/>
          <w:sz w:val="21"/>
          <w:szCs w:val="21"/>
          <w:shd w:val="clear" w:color="auto" w:fill="FFFFFF"/>
        </w:rPr>
        <w:t>Builds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list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target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prospects</w:t>
      </w:r>
      <w:proofErr w:type="spellEnd"/>
      <w:r>
        <w:rPr>
          <w:rFonts w:ascii="Segoe UI" w:hAnsi="Segoe UI" w:cs="Segoe UI"/>
          <w:sz w:val="21"/>
          <w:szCs w:val="21"/>
        </w:rPr>
        <w:br/>
      </w:r>
      <w:r>
        <w:rPr>
          <w:rFonts w:ascii="Segoe UI" w:hAnsi="Segoe UI" w:cs="Segoe UI"/>
          <w:sz w:val="21"/>
          <w:szCs w:val="21"/>
          <w:shd w:val="clear" w:color="auto" w:fill="FFFFFF"/>
        </w:rPr>
        <w:t xml:space="preserve">2. </w:t>
      </w:r>
      <w:proofErr w:type="spellStart"/>
      <w:r>
        <w:rPr>
          <w:rFonts w:ascii="Segoe UI" w:hAnsi="Segoe UI" w:cs="Segoe UI"/>
          <w:sz w:val="21"/>
          <w:szCs w:val="21"/>
          <w:shd w:val="clear" w:color="auto" w:fill="FFFFFF"/>
        </w:rPr>
        <w:t>Uses</w:t>
      </w:r>
      <w:proofErr w:type="spellEnd"/>
      <w:r>
        <w:rPr>
          <w:rFonts w:ascii="Segoe UI" w:hAnsi="Segoe UI" w:cs="Segoe UI"/>
          <w:sz w:val="21"/>
          <w:szCs w:val="21"/>
          <w:shd w:val="clear" w:color="auto" w:fill="FFFFFF"/>
        </w:rPr>
        <w:t xml:space="preserve"> ChatGPT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research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&amp;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rPr>
        <w:br/>
      </w:r>
      <w:r>
        <w:rPr>
          <w:rFonts w:ascii="Segoe UI" w:hAnsi="Segoe UI" w:cs="Segoe UI"/>
          <w:sz w:val="21"/>
          <w:szCs w:val="21"/>
          <w:shd w:val="clear" w:color="auto" w:fill="FFFFFF"/>
        </w:rPr>
        <w:t xml:space="preserve">3. Prompts ChatGPT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write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custom</w:t>
      </w:r>
      <w:proofErr w:type="spellEnd"/>
      <w:r>
        <w:rPr>
          <w:rFonts w:ascii="Segoe UI" w:hAnsi="Segoe UI" w:cs="Segoe UI"/>
          <w:sz w:val="21"/>
          <w:szCs w:val="21"/>
          <w:shd w:val="clear" w:color="auto" w:fill="FFFFFF"/>
        </w:rPr>
        <w:t xml:space="preserve"> cold </w:t>
      </w:r>
      <w:proofErr w:type="spellStart"/>
      <w:r>
        <w:rPr>
          <w:rFonts w:ascii="Segoe UI" w:hAnsi="Segoe UI" w:cs="Segoe UI"/>
          <w:sz w:val="21"/>
          <w:szCs w:val="21"/>
          <w:shd w:val="clear" w:color="auto" w:fill="FFFFFF"/>
        </w:rPr>
        <w:t>call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scrips</w:t>
      </w:r>
      <w:proofErr w:type="spellEnd"/>
      <w:r>
        <w:rPr>
          <w:rFonts w:ascii="Segoe UI" w:hAnsi="Segoe UI" w:cs="Segoe UI"/>
          <w:sz w:val="21"/>
          <w:szCs w:val="21"/>
        </w:rPr>
        <w:br/>
      </w:r>
      <w:r>
        <w:rPr>
          <w:rFonts w:ascii="Segoe UI" w:hAnsi="Segoe UI" w:cs="Segoe UI"/>
          <w:sz w:val="21"/>
          <w:szCs w:val="21"/>
          <w:shd w:val="clear" w:color="auto" w:fill="FFFFFF"/>
        </w:rPr>
        <w:t xml:space="preserve">4. AI </w:t>
      </w:r>
      <w:proofErr w:type="spellStart"/>
      <w:r>
        <w:rPr>
          <w:rFonts w:ascii="Segoe UI" w:hAnsi="Segoe UI" w:cs="Segoe UI"/>
          <w:sz w:val="21"/>
          <w:szCs w:val="21"/>
          <w:shd w:val="clear" w:color="auto" w:fill="FFFFFF"/>
        </w:rPr>
        <w:t>sprinkles</w:t>
      </w:r>
      <w:proofErr w:type="spellEnd"/>
      <w:r>
        <w:rPr>
          <w:rFonts w:ascii="Segoe UI" w:hAnsi="Segoe UI" w:cs="Segoe UI"/>
          <w:sz w:val="21"/>
          <w:szCs w:val="21"/>
          <w:shd w:val="clear" w:color="auto" w:fill="FFFFFF"/>
        </w:rPr>
        <w:t xml:space="preserve"> in social </w:t>
      </w:r>
      <w:proofErr w:type="spellStart"/>
      <w:r>
        <w:rPr>
          <w:rFonts w:ascii="Segoe UI" w:hAnsi="Segoe UI" w:cs="Segoe UI"/>
          <w:sz w:val="21"/>
          <w:szCs w:val="21"/>
          <w:shd w:val="clear" w:color="auto" w:fill="FFFFFF"/>
        </w:rPr>
        <w:t>proof</w:t>
      </w:r>
      <w:proofErr w:type="spellEnd"/>
      <w:r>
        <w:rPr>
          <w:rFonts w:ascii="Segoe UI" w:hAnsi="Segoe UI" w:cs="Segoe UI"/>
          <w:sz w:val="21"/>
          <w:szCs w:val="21"/>
          <w:shd w:val="clear" w:color="auto" w:fill="FFFFFF"/>
        </w:rPr>
        <w:t xml:space="preserve"> &amp; </w:t>
      </w:r>
      <w:proofErr w:type="spellStart"/>
      <w:r>
        <w:rPr>
          <w:rFonts w:ascii="Segoe UI" w:hAnsi="Segoe UI" w:cs="Segoe UI"/>
          <w:sz w:val="21"/>
          <w:szCs w:val="21"/>
          <w:shd w:val="clear" w:color="auto" w:fill="FFFFFF"/>
        </w:rPr>
        <w:t>objection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rebuttals</w:t>
      </w:r>
      <w:proofErr w:type="spellEnd"/>
      <w:r>
        <w:rPr>
          <w:rFonts w:ascii="Segoe UI" w:hAnsi="Segoe UI" w:cs="Segoe UI"/>
          <w:sz w:val="21"/>
          <w:szCs w:val="21"/>
        </w:rPr>
        <w:br/>
      </w:r>
      <w:r>
        <w:rPr>
          <w:rFonts w:ascii="Segoe UI" w:hAnsi="Segoe UI" w:cs="Segoe UI"/>
          <w:sz w:val="21"/>
          <w:szCs w:val="21"/>
        </w:rPr>
        <w:br/>
      </w:r>
      <w:proofErr w:type="spellStart"/>
      <w:r>
        <w:rPr>
          <w:rFonts w:ascii="Segoe UI" w:hAnsi="Segoe UI" w:cs="Segoe UI"/>
          <w:sz w:val="21"/>
          <w:szCs w:val="21"/>
          <w:shd w:val="clear" w:color="auto" w:fill="FFFFFF"/>
        </w:rPr>
        <w:lastRenderedPageBreak/>
        <w:t>Before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call</w:t>
      </w:r>
      <w:proofErr w:type="spellEnd"/>
      <w:r>
        <w:rPr>
          <w:rFonts w:ascii="Segoe UI" w:hAnsi="Segoe UI" w:cs="Segoe UI"/>
          <w:sz w:val="21"/>
          <w:szCs w:val="21"/>
          <w:shd w:val="clear" w:color="auto" w:fill="FFFFFF"/>
        </w:rPr>
        <w:t xml:space="preserve"> he </w:t>
      </w:r>
      <w:proofErr w:type="spellStart"/>
      <w:r>
        <w:rPr>
          <w:rFonts w:ascii="Segoe UI" w:hAnsi="Segoe UI" w:cs="Segoe UI"/>
          <w:sz w:val="21"/>
          <w:szCs w:val="21"/>
          <w:shd w:val="clear" w:color="auto" w:fill="FFFFFF"/>
        </w:rPr>
        <w:t>simply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reads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through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output</w:t>
      </w:r>
      <w:proofErr w:type="spellEnd"/>
      <w:r>
        <w:rPr>
          <w:rFonts w:ascii="Segoe UI" w:hAnsi="Segoe UI" w:cs="Segoe UI"/>
          <w:sz w:val="21"/>
          <w:szCs w:val="21"/>
          <w:shd w:val="clear" w:color="auto" w:fill="FFFFFF"/>
        </w:rPr>
        <w:t>,</w:t>
      </w:r>
      <w:r>
        <w:rPr>
          <w:rFonts w:ascii="Segoe UI" w:hAnsi="Segoe UI" w:cs="Segoe UI"/>
          <w:sz w:val="21"/>
          <w:szCs w:val="21"/>
        </w:rPr>
        <w:br/>
      </w:r>
      <w:proofErr w:type="spellStart"/>
      <w:r>
        <w:rPr>
          <w:rFonts w:ascii="Segoe UI" w:hAnsi="Segoe UI" w:cs="Segoe UI"/>
          <w:sz w:val="21"/>
          <w:szCs w:val="21"/>
          <w:shd w:val="clear" w:color="auto" w:fill="FFFFFF"/>
        </w:rPr>
        <w:t>internalises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talking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points</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shd w:val="clear" w:color="auto" w:fill="FFFFFF"/>
        </w:rPr>
        <w:t xml:space="preserve">and </w:t>
      </w:r>
      <w:proofErr w:type="spellStart"/>
      <w:r>
        <w:rPr>
          <w:rFonts w:ascii="Segoe UI" w:hAnsi="Segoe UI" w:cs="Segoe UI"/>
          <w:sz w:val="21"/>
          <w:szCs w:val="21"/>
          <w:shd w:val="clear" w:color="auto" w:fill="FFFFFF"/>
        </w:rPr>
        <w:t>makes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call</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He </w:t>
      </w:r>
      <w:proofErr w:type="spellStart"/>
      <w:r>
        <w:rPr>
          <w:rFonts w:ascii="Segoe UI" w:hAnsi="Segoe UI" w:cs="Segoe UI"/>
          <w:sz w:val="21"/>
          <w:szCs w:val="21"/>
          <w:shd w:val="clear" w:color="auto" w:fill="FFFFFF"/>
        </w:rPr>
        <w:t>used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REALLY </w:t>
      </w:r>
      <w:proofErr w:type="spellStart"/>
      <w:r>
        <w:rPr>
          <w:rFonts w:ascii="Segoe UI" w:hAnsi="Segoe UI" w:cs="Segoe UI"/>
          <w:sz w:val="21"/>
          <w:szCs w:val="21"/>
          <w:shd w:val="clear" w:color="auto" w:fill="FFFFFF"/>
        </w:rPr>
        <w:t>struggle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cold calling.</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But </w:t>
      </w:r>
      <w:proofErr w:type="spellStart"/>
      <w:r>
        <w:rPr>
          <w:rFonts w:ascii="Segoe UI" w:hAnsi="Segoe UI" w:cs="Segoe UI"/>
          <w:sz w:val="21"/>
          <w:szCs w:val="21"/>
          <w:shd w:val="clear" w:color="auto" w:fill="FFFFFF"/>
        </w:rPr>
        <w:t>now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conversion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rates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through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roof</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A </w:t>
      </w:r>
      <w:proofErr w:type="spellStart"/>
      <w:r>
        <w:rPr>
          <w:rFonts w:ascii="Segoe UI" w:hAnsi="Segoe UI" w:cs="Segoe UI"/>
          <w:sz w:val="21"/>
          <w:szCs w:val="21"/>
          <w:shd w:val="clear" w:color="auto" w:fill="FFFFFF"/>
        </w:rPr>
        <w:t>great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example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AI in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Not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automated</w:t>
      </w:r>
      <w:proofErr w:type="spellEnd"/>
      <w:r>
        <w:rPr>
          <w:rFonts w:ascii="Segoe UI" w:hAnsi="Segoe UI" w:cs="Segoe UI"/>
          <w:sz w:val="21"/>
          <w:szCs w:val="21"/>
          <w:shd w:val="clear" w:color="auto" w:fill="FFFFFF"/>
        </w:rPr>
        <w:t xml:space="preserve"> pitch </w:t>
      </w:r>
      <w:proofErr w:type="spellStart"/>
      <w:r>
        <w:rPr>
          <w:rFonts w:ascii="Segoe UI" w:hAnsi="Segoe UI" w:cs="Segoe UI"/>
          <w:sz w:val="21"/>
          <w:szCs w:val="21"/>
          <w:shd w:val="clear" w:color="auto" w:fill="FFFFFF"/>
        </w:rPr>
        <w:t>slapping</w:t>
      </w:r>
      <w:proofErr w:type="spellEnd"/>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But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save time on </w:t>
      </w:r>
      <w:proofErr w:type="spellStart"/>
      <w:r>
        <w:rPr>
          <w:rFonts w:ascii="Segoe UI" w:hAnsi="Segoe UI" w:cs="Segoe UI"/>
          <w:sz w:val="21"/>
          <w:szCs w:val="21"/>
          <w:shd w:val="clear" w:color="auto" w:fill="FFFFFF"/>
        </w:rPr>
        <w:t>research</w:t>
      </w:r>
      <w:proofErr w:type="spellEnd"/>
      <w:r>
        <w:rPr>
          <w:rFonts w:ascii="Segoe UI" w:hAnsi="Segoe UI" w:cs="Segoe UI"/>
          <w:sz w:val="21"/>
          <w:szCs w:val="21"/>
          <w:shd w:val="clear" w:color="auto" w:fill="FFFFFF"/>
        </w:rPr>
        <w:t xml:space="preserve"> &amp; </w:t>
      </w:r>
      <w:proofErr w:type="spellStart"/>
      <w:r>
        <w:rPr>
          <w:rFonts w:ascii="Segoe UI" w:hAnsi="Segoe UI" w:cs="Segoe UI"/>
          <w:sz w:val="21"/>
          <w:szCs w:val="21"/>
          <w:shd w:val="clear" w:color="auto" w:fill="FFFFFF"/>
        </w:rPr>
        <w:t>personalisation</w:t>
      </w:r>
      <w:proofErr w:type="spellEnd"/>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The </w:t>
      </w:r>
      <w:proofErr w:type="spellStart"/>
      <w:r>
        <w:rPr>
          <w:rFonts w:ascii="Segoe UI" w:hAnsi="Segoe UI" w:cs="Segoe UI"/>
          <w:sz w:val="21"/>
          <w:szCs w:val="21"/>
          <w:shd w:val="clear" w:color="auto" w:fill="FFFFFF"/>
        </w:rPr>
        <w:t>result</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dramatically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improved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buyer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experience</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Who </w:t>
      </w:r>
      <w:proofErr w:type="spellStart"/>
      <w:r>
        <w:rPr>
          <w:rFonts w:ascii="Segoe UI" w:hAnsi="Segoe UI" w:cs="Segoe UI"/>
          <w:sz w:val="21"/>
          <w:szCs w:val="21"/>
          <w:shd w:val="clear" w:color="auto" w:fill="FFFFFF"/>
        </w:rPr>
        <w:t>said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mentor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couldn't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learn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mentee</w:t>
      </w:r>
      <w:proofErr w:type="spellEnd"/>
      <w:r>
        <w:rPr>
          <w:rFonts w:ascii="Segoe UI" w:hAnsi="Segoe UI" w:cs="Segoe UI"/>
          <w:sz w:val="21"/>
          <w:szCs w:val="21"/>
          <w:shd w:val="clear" w:color="auto" w:fill="FFFFFF"/>
        </w:rPr>
        <w:t>?</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Repost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share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tip</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team</w:t>
      </w:r>
      <w:proofErr w:type="spellEnd"/>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Follow Christian Krause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daily</w:t>
      </w:r>
      <w:proofErr w:type="spellEnd"/>
      <w:r>
        <w:rPr>
          <w:rFonts w:ascii="Segoe UI" w:hAnsi="Segoe UI" w:cs="Segoe UI"/>
          <w:sz w:val="21"/>
          <w:szCs w:val="21"/>
          <w:shd w:val="clear" w:color="auto" w:fill="FFFFFF"/>
        </w:rPr>
        <w:t xml:space="preserve"> LinkedIn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tips</w:t>
      </w:r>
      <w:proofErr w:type="spellEnd"/>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PS: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found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AI cold calling </w:t>
      </w:r>
      <w:proofErr w:type="spellStart"/>
      <w:r>
        <w:rPr>
          <w:rFonts w:ascii="Segoe UI" w:hAnsi="Segoe UI" w:cs="Segoe UI"/>
          <w:sz w:val="21"/>
          <w:szCs w:val="21"/>
          <w:shd w:val="clear" w:color="auto" w:fill="FFFFFF"/>
        </w:rPr>
        <w:t>technique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valuable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weekly </w:t>
      </w:r>
      <w:proofErr w:type="spellStart"/>
      <w:r>
        <w:rPr>
          <w:rFonts w:ascii="Segoe UI" w:hAnsi="Segoe UI" w:cs="Segoe UI"/>
          <w:sz w:val="21"/>
          <w:szCs w:val="21"/>
          <w:shd w:val="clear" w:color="auto" w:fill="FFFFFF"/>
        </w:rPr>
        <w:t>newsletter</w:t>
      </w:r>
      <w:proofErr w:type="spellEnd"/>
      <w:r>
        <w:rPr>
          <w:rFonts w:ascii="Segoe UI" w:hAnsi="Segoe UI" w:cs="Segoe UI"/>
          <w:sz w:val="21"/>
          <w:szCs w:val="21"/>
          <w:shd w:val="clear" w:color="auto" w:fill="FFFFFF"/>
        </w:rPr>
        <w:t xml:space="preserve">. Every Tuesday, I </w:t>
      </w:r>
      <w:proofErr w:type="spellStart"/>
      <w:r>
        <w:rPr>
          <w:rFonts w:ascii="Segoe UI" w:hAnsi="Segoe UI" w:cs="Segoe UI"/>
          <w:sz w:val="21"/>
          <w:szCs w:val="21"/>
          <w:shd w:val="clear" w:color="auto" w:fill="FFFFFF"/>
        </w:rPr>
        <w:t>share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actionable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tips</w:t>
      </w:r>
      <w:proofErr w:type="spellEnd"/>
      <w:r>
        <w:rPr>
          <w:rFonts w:ascii="Segoe UI" w:hAnsi="Segoe UI" w:cs="Segoe UI"/>
          <w:sz w:val="21"/>
          <w:szCs w:val="21"/>
          <w:shd w:val="clear" w:color="auto" w:fill="FFFFFF"/>
        </w:rPr>
        <w:t xml:space="preserve"> like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one</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generating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pipeline</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revenue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using</w:t>
      </w:r>
      <w:proofErr w:type="spellEnd"/>
      <w:r>
        <w:rPr>
          <w:rFonts w:ascii="Segoe UI" w:hAnsi="Segoe UI" w:cs="Segoe UI"/>
          <w:sz w:val="21"/>
          <w:szCs w:val="21"/>
          <w:shd w:val="clear" w:color="auto" w:fill="FFFFFF"/>
        </w:rPr>
        <w:t xml:space="preserve"> LinkedIn. Over 12K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already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less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than</w:t>
      </w:r>
      <w:proofErr w:type="spellEnd"/>
      <w:r>
        <w:rPr>
          <w:rFonts w:ascii="Segoe UI" w:hAnsi="Segoe UI" w:cs="Segoe UI"/>
          <w:sz w:val="21"/>
          <w:szCs w:val="21"/>
          <w:shd w:val="clear" w:color="auto" w:fill="FFFFFF"/>
        </w:rPr>
        <w:t xml:space="preserve"> 5 </w:t>
      </w:r>
      <w:proofErr w:type="spellStart"/>
      <w:r>
        <w:rPr>
          <w:rFonts w:ascii="Segoe UI" w:hAnsi="Segoe UI" w:cs="Segoe UI"/>
          <w:sz w:val="21"/>
          <w:szCs w:val="21"/>
          <w:shd w:val="clear" w:color="auto" w:fill="FFFFFF"/>
        </w:rPr>
        <w:t>minutes</w:t>
      </w:r>
      <w:proofErr w:type="spellEnd"/>
      <w:r>
        <w:rPr>
          <w:rFonts w:ascii="Segoe UI" w:hAnsi="Segoe UI" w:cs="Segoe UI"/>
          <w:sz w:val="21"/>
          <w:szCs w:val="21"/>
          <w:shd w:val="clear" w:color="auto" w:fill="FFFFFF"/>
        </w:rPr>
        <w:t xml:space="preserve">: </w:t>
      </w:r>
      <w:hyperlink r:id="rId23" w:history="1">
        <w:r w:rsidR="00491305" w:rsidRPr="004B58C7">
          <w:rPr>
            <w:rStyle w:val="Hyperlink"/>
            <w:rFonts w:ascii="Segoe UI" w:hAnsi="Segoe UI" w:cs="Segoe UI"/>
            <w:sz w:val="21"/>
            <w:szCs w:val="21"/>
            <w:shd w:val="clear" w:color="auto" w:fill="FFFFFF"/>
          </w:rPr>
          <w:t>www.quotaleague.com</w:t>
        </w:r>
      </w:hyperlink>
    </w:p>
    <w:p w14:paraId="2F2441D2" w14:textId="554482E4" w:rsidR="00491305" w:rsidRDefault="00491305" w:rsidP="00445B78">
      <w:pPr>
        <w:rPr>
          <w:rFonts w:ascii="Segoe UI" w:hAnsi="Segoe UI" w:cs="Segoe UI"/>
          <w:sz w:val="21"/>
          <w:szCs w:val="21"/>
          <w:shd w:val="clear" w:color="auto" w:fill="FFFFFF"/>
        </w:rPr>
      </w:pPr>
    </w:p>
    <w:p w14:paraId="405E3993" w14:textId="79A99BBA" w:rsidR="00491305" w:rsidRDefault="00491305" w:rsidP="00445B78">
      <w:pPr>
        <w:rPr>
          <w:rFonts w:ascii="Segoe UI" w:hAnsi="Segoe UI" w:cs="Segoe UI"/>
          <w:sz w:val="21"/>
          <w:szCs w:val="21"/>
          <w:shd w:val="clear" w:color="auto" w:fill="FFFFFF"/>
        </w:rPr>
      </w:pPr>
    </w:p>
    <w:p w14:paraId="7AC81E96" w14:textId="6A4A6689" w:rsidR="00491305" w:rsidRDefault="00491305" w:rsidP="00445B78">
      <w:pPr>
        <w:rPr>
          <w:rFonts w:ascii="Segoe UI" w:hAnsi="Segoe UI" w:cs="Segoe UI"/>
          <w:sz w:val="21"/>
          <w:szCs w:val="21"/>
          <w:shd w:val="clear" w:color="auto" w:fill="FFFFFF"/>
        </w:rPr>
      </w:pPr>
    </w:p>
    <w:p w14:paraId="434C9453" w14:textId="6BE305F9" w:rsidR="00491305" w:rsidRDefault="00491305" w:rsidP="00445B78">
      <w:pPr>
        <w:rPr>
          <w:rFonts w:ascii="Segoe UI" w:hAnsi="Segoe UI" w:cs="Segoe UI"/>
          <w:sz w:val="21"/>
          <w:szCs w:val="21"/>
          <w:shd w:val="clear" w:color="auto" w:fill="FFFFFF"/>
        </w:rPr>
      </w:pPr>
    </w:p>
    <w:p w14:paraId="7F6908C8" w14:textId="7B82CD13" w:rsidR="00491305" w:rsidRDefault="00491305" w:rsidP="00445B78">
      <w:pPr>
        <w:rPr>
          <w:rFonts w:ascii="Segoe UI" w:hAnsi="Segoe UI" w:cs="Segoe UI"/>
          <w:sz w:val="21"/>
          <w:szCs w:val="21"/>
          <w:shd w:val="clear" w:color="auto" w:fill="FFFFFF"/>
        </w:rPr>
      </w:pPr>
    </w:p>
    <w:p w14:paraId="64024BCF" w14:textId="4723326B" w:rsidR="00491305" w:rsidRDefault="00491305" w:rsidP="00445B78">
      <w:pPr>
        <w:rPr>
          <w:rFonts w:ascii="Segoe UI" w:hAnsi="Segoe UI" w:cs="Segoe UI"/>
          <w:sz w:val="21"/>
          <w:szCs w:val="21"/>
          <w:shd w:val="clear" w:color="auto" w:fill="FFFFFF"/>
        </w:rPr>
      </w:pPr>
    </w:p>
    <w:p w14:paraId="2C521421" w14:textId="63DB06FC" w:rsidR="00491305" w:rsidRDefault="00491305" w:rsidP="00445B78">
      <w:pPr>
        <w:rPr>
          <w:rFonts w:ascii="Segoe UI" w:hAnsi="Segoe UI" w:cs="Segoe UI"/>
          <w:sz w:val="21"/>
          <w:szCs w:val="21"/>
          <w:shd w:val="clear" w:color="auto" w:fill="FFFFFF"/>
        </w:rPr>
      </w:pPr>
    </w:p>
    <w:p w14:paraId="64A7D8F2" w14:textId="163AAF3B" w:rsidR="00491305" w:rsidRDefault="00491305" w:rsidP="00445B78">
      <w:pPr>
        <w:rPr>
          <w:rFonts w:ascii="Segoe UI" w:hAnsi="Segoe UI" w:cs="Segoe UI"/>
          <w:sz w:val="21"/>
          <w:szCs w:val="21"/>
          <w:shd w:val="clear" w:color="auto" w:fill="FFFFFF"/>
        </w:rPr>
      </w:pPr>
    </w:p>
    <w:p w14:paraId="646132D0" w14:textId="7FE7413B" w:rsidR="00491305" w:rsidRDefault="00491305" w:rsidP="00445B78">
      <w:pPr>
        <w:rPr>
          <w:rFonts w:ascii="Segoe UI" w:hAnsi="Segoe UI" w:cs="Segoe UI"/>
          <w:sz w:val="21"/>
          <w:szCs w:val="21"/>
          <w:shd w:val="clear" w:color="auto" w:fill="FFFFFF"/>
        </w:rPr>
      </w:pPr>
    </w:p>
    <w:p w14:paraId="65BE754F" w14:textId="56A741B9" w:rsidR="00491305" w:rsidRDefault="00491305" w:rsidP="00445B78">
      <w:pPr>
        <w:rPr>
          <w:rFonts w:ascii="Segoe UI" w:hAnsi="Segoe UI" w:cs="Segoe UI"/>
          <w:sz w:val="21"/>
          <w:szCs w:val="21"/>
          <w:shd w:val="clear" w:color="auto" w:fill="FFFFFF"/>
        </w:rPr>
      </w:pPr>
    </w:p>
    <w:p w14:paraId="699130DE" w14:textId="020CAC9D" w:rsidR="00491305" w:rsidRDefault="00491305" w:rsidP="00445B78">
      <w:pPr>
        <w:rPr>
          <w:rFonts w:ascii="Segoe UI" w:hAnsi="Segoe UI" w:cs="Segoe UI"/>
          <w:sz w:val="21"/>
          <w:szCs w:val="21"/>
          <w:shd w:val="clear" w:color="auto" w:fill="FFFFFF"/>
        </w:rPr>
      </w:pPr>
    </w:p>
    <w:p w14:paraId="3B46AF18" w14:textId="21B7FE12" w:rsidR="00491305" w:rsidRDefault="00491305" w:rsidP="00445B78">
      <w:pPr>
        <w:rPr>
          <w:rFonts w:ascii="Segoe UI" w:hAnsi="Segoe UI" w:cs="Segoe UI"/>
          <w:sz w:val="21"/>
          <w:szCs w:val="21"/>
          <w:shd w:val="clear" w:color="auto" w:fill="FFFFFF"/>
        </w:rPr>
      </w:pPr>
    </w:p>
    <w:p w14:paraId="2A9AB48F" w14:textId="0C0D9863" w:rsidR="00491305" w:rsidRDefault="00491305" w:rsidP="00445B78">
      <w:pPr>
        <w:rPr>
          <w:rFonts w:ascii="Segoe UI" w:hAnsi="Segoe UI" w:cs="Segoe UI"/>
          <w:sz w:val="21"/>
          <w:szCs w:val="21"/>
          <w:shd w:val="clear" w:color="auto" w:fill="FFFFFF"/>
        </w:rPr>
      </w:pPr>
    </w:p>
    <w:p w14:paraId="009BB78E" w14:textId="70DD6ECA" w:rsidR="00491305" w:rsidRDefault="00491305" w:rsidP="00445B78">
      <w:pPr>
        <w:rPr>
          <w:rFonts w:ascii="Segoe UI" w:hAnsi="Segoe UI" w:cs="Segoe UI"/>
          <w:sz w:val="21"/>
          <w:szCs w:val="21"/>
          <w:shd w:val="clear" w:color="auto" w:fill="FFFFFF"/>
        </w:rPr>
      </w:pPr>
    </w:p>
    <w:p w14:paraId="79F04207" w14:textId="09341B38" w:rsidR="00491305" w:rsidRPr="00125118" w:rsidRDefault="00491305" w:rsidP="00445B78">
      <w:pPr>
        <w:rPr>
          <w:rFonts w:ascii="Segoe UI" w:hAnsi="Segoe UI" w:cs="Segoe UI"/>
          <w:b/>
          <w:bCs/>
          <w:sz w:val="21"/>
          <w:szCs w:val="21"/>
          <w:shd w:val="clear" w:color="auto" w:fill="FFFFFF"/>
        </w:rPr>
      </w:pPr>
      <w:r w:rsidRPr="00125118">
        <w:rPr>
          <w:rFonts w:ascii="Segoe UI" w:hAnsi="Segoe UI" w:cs="Segoe UI"/>
          <w:b/>
          <w:bCs/>
          <w:sz w:val="21"/>
          <w:szCs w:val="21"/>
          <w:shd w:val="clear" w:color="auto" w:fill="FFFFFF"/>
        </w:rPr>
        <w:lastRenderedPageBreak/>
        <w:t xml:space="preserve">Cosa </w:t>
      </w:r>
      <w:proofErr w:type="spellStart"/>
      <w:r w:rsidRPr="00125118">
        <w:rPr>
          <w:rFonts w:ascii="Segoe UI" w:hAnsi="Segoe UI" w:cs="Segoe UI"/>
          <w:b/>
          <w:bCs/>
          <w:sz w:val="21"/>
          <w:szCs w:val="21"/>
          <w:shd w:val="clear" w:color="auto" w:fill="FFFFFF"/>
        </w:rPr>
        <w:t>serve</w:t>
      </w:r>
      <w:proofErr w:type="spellEnd"/>
    </w:p>
    <w:p w14:paraId="2F04DE47" w14:textId="720831AA" w:rsidR="00491305" w:rsidRDefault="00154294" w:rsidP="00491305">
      <w:pPr>
        <w:pStyle w:val="ListParagraph"/>
        <w:numPr>
          <w:ilvl w:val="0"/>
          <w:numId w:val="4"/>
        </w:numPr>
        <w:rPr>
          <w:rFonts w:ascii="Segoe UI" w:hAnsi="Segoe UI" w:cs="Segoe UI"/>
          <w:sz w:val="21"/>
          <w:szCs w:val="21"/>
        </w:rPr>
      </w:pPr>
      <w:hyperlink r:id="rId24" w:history="1">
        <w:r w:rsidR="00491305" w:rsidRPr="00D8060D">
          <w:rPr>
            <w:rStyle w:val="Hyperlink"/>
            <w:rFonts w:ascii="Segoe UI" w:hAnsi="Segoe UI" w:cs="Segoe UI"/>
            <w:sz w:val="21"/>
            <w:szCs w:val="21"/>
          </w:rPr>
          <w:t>ICP</w:t>
        </w:r>
        <w:r w:rsidR="00D8060D" w:rsidRPr="00D8060D">
          <w:rPr>
            <w:rStyle w:val="Hyperlink"/>
            <w:rFonts w:ascii="Segoe UI" w:hAnsi="Segoe UI" w:cs="Segoe UI"/>
            <w:sz w:val="21"/>
            <w:szCs w:val="21"/>
          </w:rPr>
          <w:t xml:space="preserve">: ideal </w:t>
        </w:r>
        <w:proofErr w:type="spellStart"/>
        <w:r w:rsidR="00D8060D" w:rsidRPr="00D8060D">
          <w:rPr>
            <w:rStyle w:val="Hyperlink"/>
            <w:rFonts w:ascii="Segoe UI" w:hAnsi="Segoe UI" w:cs="Segoe UI"/>
            <w:sz w:val="21"/>
            <w:szCs w:val="21"/>
          </w:rPr>
          <w:t>customer</w:t>
        </w:r>
        <w:proofErr w:type="spellEnd"/>
        <w:r w:rsidR="00D8060D" w:rsidRPr="00D8060D">
          <w:rPr>
            <w:rStyle w:val="Hyperlink"/>
            <w:rFonts w:ascii="Segoe UI" w:hAnsi="Segoe UI" w:cs="Segoe UI"/>
            <w:sz w:val="21"/>
            <w:szCs w:val="21"/>
          </w:rPr>
          <w:t xml:space="preserve"> </w:t>
        </w:r>
        <w:proofErr w:type="spellStart"/>
        <w:r w:rsidR="00D8060D" w:rsidRPr="00D8060D">
          <w:rPr>
            <w:rStyle w:val="Hyperlink"/>
            <w:rFonts w:ascii="Segoe UI" w:hAnsi="Segoe UI" w:cs="Segoe UI"/>
            <w:sz w:val="21"/>
            <w:szCs w:val="21"/>
          </w:rPr>
          <w:t>profile</w:t>
        </w:r>
        <w:proofErr w:type="spellEnd"/>
      </w:hyperlink>
      <w:r w:rsidR="004E527B">
        <w:rPr>
          <w:rFonts w:ascii="Segoe UI" w:hAnsi="Segoe UI" w:cs="Segoe UI"/>
          <w:sz w:val="21"/>
          <w:szCs w:val="21"/>
        </w:rPr>
        <w:t xml:space="preserve"> e </w:t>
      </w:r>
    </w:p>
    <w:p w14:paraId="2177F5EE" w14:textId="7A00EE32" w:rsidR="00DD1220" w:rsidRPr="00DD1220" w:rsidRDefault="00491305" w:rsidP="00DD1220">
      <w:pPr>
        <w:pStyle w:val="ListParagraph"/>
        <w:numPr>
          <w:ilvl w:val="1"/>
          <w:numId w:val="4"/>
        </w:numPr>
        <w:rPr>
          <w:rFonts w:ascii="Segoe UI" w:hAnsi="Segoe UI" w:cs="Segoe UI"/>
          <w:sz w:val="21"/>
          <w:szCs w:val="21"/>
        </w:rPr>
      </w:pPr>
      <w:r>
        <w:rPr>
          <w:rFonts w:ascii="Segoe UI" w:hAnsi="Segoe UI" w:cs="Segoe UI"/>
          <w:sz w:val="21"/>
          <w:szCs w:val="21"/>
        </w:rPr>
        <w:t xml:space="preserve">Cosa </w:t>
      </w:r>
      <w:proofErr w:type="spellStart"/>
      <w:r>
        <w:rPr>
          <w:rFonts w:ascii="Segoe UI" w:hAnsi="Segoe UI" w:cs="Segoe UI"/>
          <w:sz w:val="21"/>
          <w:szCs w:val="21"/>
        </w:rPr>
        <w:t>sono</w:t>
      </w:r>
      <w:proofErr w:type="spellEnd"/>
      <w:r w:rsidR="00D8060D">
        <w:rPr>
          <w:rFonts w:ascii="Segoe UI" w:hAnsi="Segoe UI" w:cs="Segoe UI"/>
          <w:sz w:val="21"/>
          <w:szCs w:val="21"/>
        </w:rPr>
        <w:t xml:space="preserve">: </w:t>
      </w:r>
      <w:proofErr w:type="spellStart"/>
      <w:r w:rsidR="00D8060D" w:rsidRPr="00D8060D">
        <w:rPr>
          <w:rFonts w:ascii="Segoe UI" w:hAnsi="Segoe UI" w:cs="Segoe UI"/>
          <w:b/>
          <w:bCs/>
          <w:sz w:val="21"/>
          <w:szCs w:val="21"/>
        </w:rPr>
        <w:t>individuazione</w:t>
      </w:r>
      <w:proofErr w:type="spellEnd"/>
      <w:r w:rsidR="00D8060D" w:rsidRPr="00D8060D">
        <w:rPr>
          <w:rFonts w:ascii="Segoe UI" w:hAnsi="Segoe UI" w:cs="Segoe UI"/>
          <w:b/>
          <w:bCs/>
          <w:sz w:val="21"/>
          <w:szCs w:val="21"/>
        </w:rPr>
        <w:t xml:space="preserve"> del </w:t>
      </w:r>
      <w:proofErr w:type="spellStart"/>
      <w:r w:rsidR="00D8060D" w:rsidRPr="00D8060D">
        <w:rPr>
          <w:rFonts w:ascii="Segoe UI" w:hAnsi="Segoe UI" w:cs="Segoe UI"/>
          <w:b/>
          <w:bCs/>
          <w:sz w:val="21"/>
          <w:szCs w:val="21"/>
        </w:rPr>
        <w:t>profilo</w:t>
      </w:r>
      <w:proofErr w:type="spellEnd"/>
      <w:r w:rsidR="00D8060D" w:rsidRPr="00D8060D">
        <w:rPr>
          <w:rFonts w:ascii="Segoe UI" w:hAnsi="Segoe UI" w:cs="Segoe UI"/>
          <w:b/>
          <w:bCs/>
          <w:sz w:val="21"/>
          <w:szCs w:val="21"/>
        </w:rPr>
        <w:t xml:space="preserve"> ideale della </w:t>
      </w:r>
      <w:proofErr w:type="spellStart"/>
      <w:r w:rsidR="00D8060D" w:rsidRPr="00D8060D">
        <w:rPr>
          <w:rFonts w:ascii="Segoe UI" w:hAnsi="Segoe UI" w:cs="Segoe UI"/>
          <w:b/>
          <w:bCs/>
          <w:sz w:val="21"/>
          <w:szCs w:val="21"/>
        </w:rPr>
        <w:t>persona</w:t>
      </w:r>
      <w:proofErr w:type="spellEnd"/>
      <w:r w:rsidR="00D8060D" w:rsidRPr="00D8060D">
        <w:rPr>
          <w:rFonts w:ascii="Segoe UI" w:hAnsi="Segoe UI" w:cs="Segoe UI"/>
          <w:b/>
          <w:bCs/>
          <w:sz w:val="21"/>
          <w:szCs w:val="21"/>
        </w:rPr>
        <w:t xml:space="preserve"> da </w:t>
      </w:r>
      <w:proofErr w:type="spellStart"/>
      <w:r w:rsidR="00D8060D" w:rsidRPr="00D8060D">
        <w:rPr>
          <w:rFonts w:ascii="Segoe UI" w:hAnsi="Segoe UI" w:cs="Segoe UI"/>
          <w:b/>
          <w:bCs/>
          <w:sz w:val="21"/>
          <w:szCs w:val="21"/>
        </w:rPr>
        <w:t>coinvolgere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nelle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aziende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selezionate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dette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anche</w:t>
      </w:r>
      <w:proofErr w:type="spellEnd"/>
      <w:r w:rsidR="00D8060D" w:rsidRPr="00D8060D">
        <w:rPr>
          <w:rFonts w:ascii="Segoe UI" w:hAnsi="Segoe UI" w:cs="Segoe UI"/>
          <w:b/>
          <w:bCs/>
          <w:sz w:val="21"/>
          <w:szCs w:val="21"/>
        </w:rPr>
        <w:t xml:space="preserve"> “</w:t>
      </w:r>
      <w:proofErr w:type="spellStart"/>
      <w:r w:rsidR="00D8060D" w:rsidRPr="00D8060D">
        <w:rPr>
          <w:rFonts w:ascii="Segoe UI" w:hAnsi="Segoe UI" w:cs="Segoe UI"/>
          <w:b/>
          <w:bCs/>
          <w:sz w:val="21"/>
          <w:szCs w:val="21"/>
        </w:rPr>
        <w:t>account</w:t>
      </w:r>
      <w:proofErr w:type="spellEnd"/>
      <w:r w:rsidR="00D8060D" w:rsidRPr="00D8060D">
        <w:rPr>
          <w:rFonts w:ascii="Segoe UI" w:hAnsi="Segoe UI" w:cs="Segoe UI"/>
          <w:b/>
          <w:bCs/>
          <w:sz w:val="21"/>
          <w:szCs w:val="21"/>
        </w:rPr>
        <w:t>”)</w:t>
      </w:r>
      <w:r w:rsidR="00D8060D" w:rsidRPr="00D8060D">
        <w:rPr>
          <w:rFonts w:ascii="Segoe UI" w:hAnsi="Segoe UI" w:cs="Segoe UI"/>
          <w:sz w:val="21"/>
          <w:szCs w:val="21"/>
        </w:rPr>
        <w:t xml:space="preserve">, in modo da </w:t>
      </w:r>
      <w:proofErr w:type="spellStart"/>
      <w:r w:rsidR="00D8060D" w:rsidRPr="00D8060D">
        <w:rPr>
          <w:rFonts w:ascii="Segoe UI" w:hAnsi="Segoe UI" w:cs="Segoe UI"/>
          <w:sz w:val="21"/>
          <w:szCs w:val="21"/>
        </w:rPr>
        <w:t>avere</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chiaro</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su</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chi</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dovrai</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concentrare</w:t>
      </w:r>
      <w:proofErr w:type="spellEnd"/>
      <w:r w:rsidR="00D8060D" w:rsidRPr="00D8060D">
        <w:rPr>
          <w:rFonts w:ascii="Segoe UI" w:hAnsi="Segoe UI" w:cs="Segoe UI"/>
          <w:sz w:val="21"/>
          <w:szCs w:val="21"/>
        </w:rPr>
        <w:t xml:space="preserve"> tutte le tue </w:t>
      </w:r>
      <w:proofErr w:type="spellStart"/>
      <w:r w:rsidR="00D8060D" w:rsidRPr="00D8060D">
        <w:rPr>
          <w:rFonts w:ascii="Segoe UI" w:hAnsi="Segoe UI" w:cs="Segoe UI"/>
          <w:sz w:val="21"/>
          <w:szCs w:val="21"/>
        </w:rPr>
        <w:t>risorse</w:t>
      </w:r>
      <w:proofErr w:type="spellEnd"/>
      <w:r w:rsidR="00D8060D" w:rsidRPr="00D8060D">
        <w:rPr>
          <w:rFonts w:ascii="Segoe UI" w:hAnsi="Segoe UI" w:cs="Segoe UI"/>
          <w:sz w:val="21"/>
          <w:szCs w:val="21"/>
        </w:rPr>
        <w:t xml:space="preserve"> per </w:t>
      </w:r>
      <w:proofErr w:type="spellStart"/>
      <w:r w:rsidR="00D8060D" w:rsidRPr="00D8060D">
        <w:rPr>
          <w:rFonts w:ascii="Segoe UI" w:hAnsi="Segoe UI" w:cs="Segoe UI"/>
          <w:sz w:val="21"/>
          <w:szCs w:val="21"/>
        </w:rPr>
        <w:t>realizzare</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new</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business</w:t>
      </w:r>
      <w:proofErr w:type="spellEnd"/>
      <w:r w:rsidR="00D8060D" w:rsidRPr="00D8060D">
        <w:rPr>
          <w:rFonts w:ascii="Segoe UI" w:hAnsi="Segoe UI" w:cs="Segoe UI"/>
          <w:sz w:val="21"/>
          <w:szCs w:val="21"/>
        </w:rPr>
        <w:t xml:space="preserve"> o </w:t>
      </w:r>
      <w:proofErr w:type="spellStart"/>
      <w:r w:rsidR="00D8060D" w:rsidRPr="00D8060D">
        <w:rPr>
          <w:rFonts w:ascii="Segoe UI" w:hAnsi="Segoe UI" w:cs="Segoe UI"/>
          <w:sz w:val="21"/>
          <w:szCs w:val="21"/>
        </w:rPr>
        <w:t>fare</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upselling</w:t>
      </w:r>
      <w:proofErr w:type="spellEnd"/>
      <w:r w:rsidR="00D8060D" w:rsidRPr="00D8060D">
        <w:rPr>
          <w:rFonts w:ascii="Segoe UI" w:hAnsi="Segoe UI" w:cs="Segoe UI"/>
          <w:sz w:val="21"/>
          <w:szCs w:val="21"/>
        </w:rPr>
        <w:t xml:space="preserve"> e </w:t>
      </w:r>
      <w:proofErr w:type="spellStart"/>
      <w:r w:rsidR="00D8060D" w:rsidRPr="00D8060D">
        <w:rPr>
          <w:rFonts w:ascii="Segoe UI" w:hAnsi="Segoe UI" w:cs="Segoe UI"/>
          <w:sz w:val="21"/>
          <w:szCs w:val="21"/>
        </w:rPr>
        <w:t>cross</w:t>
      </w:r>
      <w:proofErr w:type="spellEnd"/>
      <w:r w:rsidR="00D8060D" w:rsidRPr="00D8060D">
        <w:rPr>
          <w:rFonts w:ascii="Segoe UI" w:hAnsi="Segoe UI" w:cs="Segoe UI"/>
          <w:sz w:val="21"/>
          <w:szCs w:val="21"/>
        </w:rPr>
        <w:t xml:space="preserve"> </w:t>
      </w:r>
      <w:proofErr w:type="spellStart"/>
      <w:r w:rsidR="00D8060D" w:rsidRPr="00D8060D">
        <w:rPr>
          <w:rFonts w:ascii="Segoe UI" w:hAnsi="Segoe UI" w:cs="Segoe UI"/>
          <w:sz w:val="21"/>
          <w:szCs w:val="21"/>
        </w:rPr>
        <w:t>selling</w:t>
      </w:r>
      <w:proofErr w:type="spellEnd"/>
      <w:r w:rsidR="00D8060D" w:rsidRPr="00D8060D">
        <w:rPr>
          <w:rFonts w:ascii="Segoe UI" w:hAnsi="Segoe UI" w:cs="Segoe UI"/>
          <w:sz w:val="21"/>
          <w:szCs w:val="21"/>
        </w:rPr>
        <w:t>.</w:t>
      </w:r>
    </w:p>
    <w:p w14:paraId="12201969" w14:textId="10BEF532" w:rsidR="00491305" w:rsidRDefault="00491305" w:rsidP="00491305">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Perche</w:t>
      </w:r>
      <w:proofErr w:type="spellEnd"/>
      <w:r w:rsidR="00A0665F">
        <w:rPr>
          <w:rFonts w:ascii="Segoe UI" w:hAnsi="Segoe UI" w:cs="Segoe UI"/>
          <w:sz w:val="21"/>
          <w:szCs w:val="21"/>
        </w:rPr>
        <w:t xml:space="preserve">: </w:t>
      </w:r>
      <w:proofErr w:type="spellStart"/>
      <w:r w:rsidR="00A0665F">
        <w:rPr>
          <w:rFonts w:ascii="Segoe UI" w:hAnsi="Segoe UI" w:cs="Segoe UI"/>
          <w:sz w:val="21"/>
          <w:szCs w:val="21"/>
        </w:rPr>
        <w:t>definire</w:t>
      </w:r>
      <w:proofErr w:type="spellEnd"/>
      <w:r w:rsidR="00A0665F">
        <w:rPr>
          <w:rFonts w:ascii="Segoe UI" w:hAnsi="Segoe UI" w:cs="Segoe UI"/>
          <w:sz w:val="21"/>
          <w:szCs w:val="21"/>
        </w:rPr>
        <w:t xml:space="preserve"> </w:t>
      </w:r>
      <w:proofErr w:type="spellStart"/>
      <w:r w:rsidR="00A0665F">
        <w:rPr>
          <w:rFonts w:ascii="Segoe UI" w:hAnsi="Segoe UI" w:cs="Segoe UI"/>
          <w:sz w:val="21"/>
          <w:szCs w:val="21"/>
        </w:rPr>
        <w:t>che</w:t>
      </w:r>
      <w:proofErr w:type="spellEnd"/>
      <w:r w:rsidR="00A0665F">
        <w:rPr>
          <w:rFonts w:ascii="Segoe UI" w:hAnsi="Segoe UI" w:cs="Segoe UI"/>
          <w:sz w:val="21"/>
          <w:szCs w:val="21"/>
        </w:rPr>
        <w:t xml:space="preserve"> pain </w:t>
      </w:r>
      <w:proofErr w:type="spellStart"/>
      <w:r w:rsidR="00A0665F">
        <w:rPr>
          <w:rFonts w:ascii="Segoe UI" w:hAnsi="Segoe UI" w:cs="Segoe UI"/>
          <w:sz w:val="21"/>
          <w:szCs w:val="21"/>
        </w:rPr>
        <w:t>point</w:t>
      </w:r>
      <w:proofErr w:type="spellEnd"/>
      <w:r w:rsidR="00A0665F">
        <w:rPr>
          <w:rFonts w:ascii="Segoe UI" w:hAnsi="Segoe UI" w:cs="Segoe UI"/>
          <w:sz w:val="21"/>
          <w:szCs w:val="21"/>
        </w:rPr>
        <w:t xml:space="preserve"> </w:t>
      </w:r>
      <w:proofErr w:type="spellStart"/>
      <w:r w:rsidR="00A0665F">
        <w:rPr>
          <w:rFonts w:ascii="Segoe UI" w:hAnsi="Segoe UI" w:cs="Segoe UI"/>
          <w:sz w:val="21"/>
          <w:szCs w:val="21"/>
        </w:rPr>
        <w:t>hanno</w:t>
      </w:r>
      <w:proofErr w:type="spellEnd"/>
      <w:r w:rsidR="00A0665F">
        <w:rPr>
          <w:rFonts w:ascii="Segoe UI" w:hAnsi="Segoe UI" w:cs="Segoe UI"/>
          <w:sz w:val="21"/>
          <w:szCs w:val="21"/>
        </w:rPr>
        <w:t xml:space="preserve"> e </w:t>
      </w:r>
      <w:proofErr w:type="spellStart"/>
      <w:r w:rsidR="00A0665F">
        <w:rPr>
          <w:rFonts w:ascii="Segoe UI" w:hAnsi="Segoe UI" w:cs="Segoe UI"/>
          <w:sz w:val="21"/>
          <w:szCs w:val="21"/>
        </w:rPr>
        <w:t>come</w:t>
      </w:r>
      <w:proofErr w:type="spellEnd"/>
      <w:r w:rsidR="00A0665F">
        <w:rPr>
          <w:rFonts w:ascii="Segoe UI" w:hAnsi="Segoe UI" w:cs="Segoe UI"/>
          <w:sz w:val="21"/>
          <w:szCs w:val="21"/>
        </w:rPr>
        <w:t xml:space="preserve"> li </w:t>
      </w:r>
      <w:proofErr w:type="spellStart"/>
      <w:r w:rsidR="00A0665F">
        <w:rPr>
          <w:rFonts w:ascii="Segoe UI" w:hAnsi="Segoe UI" w:cs="Segoe UI"/>
          <w:sz w:val="21"/>
          <w:szCs w:val="21"/>
        </w:rPr>
        <w:t>risolviamo</w:t>
      </w:r>
      <w:proofErr w:type="spellEnd"/>
      <w:r w:rsidR="00A0665F">
        <w:rPr>
          <w:rFonts w:ascii="Segoe UI" w:hAnsi="Segoe UI" w:cs="Segoe UI"/>
          <w:sz w:val="21"/>
          <w:szCs w:val="21"/>
        </w:rPr>
        <w:t xml:space="preserve"> </w:t>
      </w:r>
      <w:proofErr w:type="spellStart"/>
      <w:r w:rsidR="00A0665F">
        <w:rPr>
          <w:rFonts w:ascii="Segoe UI" w:hAnsi="Segoe UI" w:cs="Segoe UI"/>
          <w:sz w:val="21"/>
          <w:szCs w:val="21"/>
        </w:rPr>
        <w:t>noi</w:t>
      </w:r>
      <w:proofErr w:type="spellEnd"/>
    </w:p>
    <w:p w14:paraId="08D12A8D" w14:textId="77777777" w:rsidR="00DD1220" w:rsidRDefault="00DD1220" w:rsidP="00DD1220">
      <w:pPr>
        <w:pStyle w:val="ListParagraph"/>
        <w:ind w:left="1440"/>
        <w:rPr>
          <w:rFonts w:ascii="Segoe UI" w:hAnsi="Segoe UI" w:cs="Segoe UI"/>
          <w:sz w:val="21"/>
          <w:szCs w:val="21"/>
        </w:rPr>
      </w:pPr>
    </w:p>
    <w:p w14:paraId="668A4C67" w14:textId="02C9EFFF" w:rsidR="0034566F" w:rsidRDefault="00A0665F" w:rsidP="00A0665F">
      <w:pPr>
        <w:pStyle w:val="ListParagraph"/>
        <w:numPr>
          <w:ilvl w:val="0"/>
          <w:numId w:val="4"/>
        </w:numPr>
        <w:rPr>
          <w:rFonts w:ascii="Segoe UI" w:hAnsi="Segoe UI" w:cs="Segoe UI"/>
          <w:sz w:val="21"/>
          <w:szCs w:val="21"/>
        </w:rPr>
      </w:pPr>
      <w:proofErr w:type="spellStart"/>
      <w:r>
        <w:rPr>
          <w:rFonts w:ascii="Segoe UI" w:hAnsi="Segoe UI" w:cs="Segoe UI"/>
          <w:sz w:val="21"/>
          <w:szCs w:val="21"/>
        </w:rPr>
        <w:t>Buyer</w:t>
      </w:r>
      <w:proofErr w:type="spellEnd"/>
      <w:r>
        <w:rPr>
          <w:rFonts w:ascii="Segoe UI" w:hAnsi="Segoe UI" w:cs="Segoe UI"/>
          <w:sz w:val="21"/>
          <w:szCs w:val="21"/>
        </w:rPr>
        <w:t xml:space="preserve"> </w:t>
      </w:r>
      <w:proofErr w:type="spellStart"/>
      <w:r>
        <w:rPr>
          <w:rFonts w:ascii="Segoe UI" w:hAnsi="Segoe UI" w:cs="Segoe UI"/>
          <w:sz w:val="21"/>
          <w:szCs w:val="21"/>
        </w:rPr>
        <w:t>persona</w:t>
      </w:r>
      <w:proofErr w:type="spellEnd"/>
      <w:r>
        <w:rPr>
          <w:rFonts w:ascii="Segoe UI" w:hAnsi="Segoe UI" w:cs="Segoe UI"/>
          <w:sz w:val="21"/>
          <w:szCs w:val="21"/>
        </w:rPr>
        <w:t>:</w:t>
      </w:r>
    </w:p>
    <w:p w14:paraId="1808B09A" w14:textId="32A72A78" w:rsidR="00A0665F" w:rsidRDefault="00A0665F" w:rsidP="00A0665F">
      <w:pPr>
        <w:pStyle w:val="ListParagraph"/>
        <w:numPr>
          <w:ilvl w:val="1"/>
          <w:numId w:val="4"/>
        </w:numPr>
        <w:rPr>
          <w:rFonts w:ascii="Segoe UI" w:hAnsi="Segoe UI" w:cs="Segoe UI"/>
          <w:sz w:val="21"/>
          <w:szCs w:val="21"/>
        </w:rPr>
      </w:pPr>
      <w:r w:rsidRPr="00A0665F">
        <w:rPr>
          <w:rFonts w:ascii="Segoe UI" w:hAnsi="Segoe UI" w:cs="Segoe UI"/>
          <w:sz w:val="21"/>
          <w:szCs w:val="21"/>
        </w:rPr>
        <w:t>a semi-</w:t>
      </w:r>
      <w:proofErr w:type="spellStart"/>
      <w:r w:rsidRPr="00A0665F">
        <w:rPr>
          <w:rFonts w:ascii="Segoe UI" w:hAnsi="Segoe UI" w:cs="Segoe UI"/>
          <w:sz w:val="21"/>
          <w:szCs w:val="21"/>
        </w:rPr>
        <w:t>fictional</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representation</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of</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your</w:t>
      </w:r>
      <w:proofErr w:type="spellEnd"/>
      <w:r w:rsidRPr="00A0665F">
        <w:rPr>
          <w:rFonts w:ascii="Segoe UI" w:hAnsi="Segoe UI" w:cs="Segoe UI"/>
          <w:sz w:val="21"/>
          <w:szCs w:val="21"/>
        </w:rPr>
        <w:t xml:space="preserve"> ideal </w:t>
      </w:r>
      <w:proofErr w:type="spellStart"/>
      <w:r w:rsidRPr="00A0665F">
        <w:rPr>
          <w:rFonts w:ascii="Segoe UI" w:hAnsi="Segoe UI" w:cs="Segoe UI"/>
          <w:sz w:val="21"/>
          <w:szCs w:val="21"/>
        </w:rPr>
        <w:t>customer</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built</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from</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research</w:t>
      </w:r>
      <w:proofErr w:type="spellEnd"/>
      <w:r w:rsidRPr="00A0665F">
        <w:rPr>
          <w:rFonts w:ascii="Segoe UI" w:hAnsi="Segoe UI" w:cs="Segoe UI"/>
          <w:sz w:val="21"/>
          <w:szCs w:val="21"/>
        </w:rPr>
        <w:t xml:space="preserve"> and </w:t>
      </w:r>
      <w:proofErr w:type="spellStart"/>
      <w:r w:rsidRPr="00A0665F">
        <w:rPr>
          <w:rFonts w:ascii="Segoe UI" w:hAnsi="Segoe UI" w:cs="Segoe UI"/>
          <w:sz w:val="21"/>
          <w:szCs w:val="21"/>
        </w:rPr>
        <w:t>data</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about</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your</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target</w:t>
      </w:r>
      <w:proofErr w:type="spellEnd"/>
      <w:r w:rsidRPr="00A0665F">
        <w:rPr>
          <w:rFonts w:ascii="Segoe UI" w:hAnsi="Segoe UI" w:cs="Segoe UI"/>
          <w:sz w:val="21"/>
          <w:szCs w:val="21"/>
        </w:rPr>
        <w:t xml:space="preserve"> </w:t>
      </w:r>
      <w:proofErr w:type="spellStart"/>
      <w:r w:rsidRPr="00A0665F">
        <w:rPr>
          <w:rFonts w:ascii="Segoe UI" w:hAnsi="Segoe UI" w:cs="Segoe UI"/>
          <w:sz w:val="21"/>
          <w:szCs w:val="21"/>
        </w:rPr>
        <w:t>audience</w:t>
      </w:r>
      <w:proofErr w:type="spellEnd"/>
    </w:p>
    <w:p w14:paraId="52150227" w14:textId="5B5A1D37" w:rsidR="00A0665F" w:rsidRDefault="00A0665F" w:rsidP="00A0665F">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Perchè</w:t>
      </w:r>
      <w:proofErr w:type="spellEnd"/>
      <w:r>
        <w:rPr>
          <w:rFonts w:ascii="Segoe UI" w:hAnsi="Segoe UI" w:cs="Segoe UI"/>
          <w:sz w:val="21"/>
          <w:szCs w:val="21"/>
        </w:rPr>
        <w:t xml:space="preserve">: </w:t>
      </w:r>
      <w:proofErr w:type="spellStart"/>
      <w:r>
        <w:rPr>
          <w:rFonts w:ascii="Segoe UI" w:hAnsi="Segoe UI" w:cs="Segoe UI"/>
          <w:sz w:val="21"/>
          <w:szCs w:val="21"/>
        </w:rPr>
        <w:t>definire</w:t>
      </w:r>
      <w:proofErr w:type="spellEnd"/>
      <w:r>
        <w:rPr>
          <w:rFonts w:ascii="Segoe UI" w:hAnsi="Segoe UI" w:cs="Segoe UI"/>
          <w:sz w:val="21"/>
          <w:szCs w:val="21"/>
        </w:rPr>
        <w:t xml:space="preserve"> </w:t>
      </w:r>
      <w:proofErr w:type="spellStart"/>
      <w:r>
        <w:rPr>
          <w:rFonts w:ascii="Segoe UI" w:hAnsi="Segoe UI" w:cs="Segoe UI"/>
          <w:sz w:val="21"/>
          <w:szCs w:val="21"/>
        </w:rPr>
        <w:t>che</w:t>
      </w:r>
      <w:proofErr w:type="spellEnd"/>
      <w:r>
        <w:rPr>
          <w:rFonts w:ascii="Segoe UI" w:hAnsi="Segoe UI" w:cs="Segoe UI"/>
          <w:sz w:val="21"/>
          <w:szCs w:val="21"/>
        </w:rPr>
        <w:t xml:space="preserve"> pain </w:t>
      </w:r>
      <w:proofErr w:type="spellStart"/>
      <w:r>
        <w:rPr>
          <w:rFonts w:ascii="Segoe UI" w:hAnsi="Segoe UI" w:cs="Segoe UI"/>
          <w:sz w:val="21"/>
          <w:szCs w:val="21"/>
        </w:rPr>
        <w:t>point</w:t>
      </w:r>
      <w:proofErr w:type="spellEnd"/>
      <w:r>
        <w:rPr>
          <w:rFonts w:ascii="Segoe UI" w:hAnsi="Segoe UI" w:cs="Segoe UI"/>
          <w:sz w:val="21"/>
          <w:szCs w:val="21"/>
        </w:rPr>
        <w:t xml:space="preserve"> </w:t>
      </w:r>
      <w:proofErr w:type="spellStart"/>
      <w:r>
        <w:rPr>
          <w:rFonts w:ascii="Segoe UI" w:hAnsi="Segoe UI" w:cs="Segoe UI"/>
          <w:sz w:val="21"/>
          <w:szCs w:val="21"/>
        </w:rPr>
        <w:t>hanno</w:t>
      </w:r>
      <w:proofErr w:type="spellEnd"/>
      <w:r>
        <w:rPr>
          <w:rFonts w:ascii="Segoe UI" w:hAnsi="Segoe UI" w:cs="Segoe UI"/>
          <w:sz w:val="21"/>
          <w:szCs w:val="21"/>
        </w:rPr>
        <w:t xml:space="preserve"> e </w:t>
      </w:r>
      <w:proofErr w:type="spellStart"/>
      <w:r>
        <w:rPr>
          <w:rFonts w:ascii="Segoe UI" w:hAnsi="Segoe UI" w:cs="Segoe UI"/>
          <w:sz w:val="21"/>
          <w:szCs w:val="21"/>
        </w:rPr>
        <w:t>come</w:t>
      </w:r>
      <w:proofErr w:type="spellEnd"/>
      <w:r>
        <w:rPr>
          <w:rFonts w:ascii="Segoe UI" w:hAnsi="Segoe UI" w:cs="Segoe UI"/>
          <w:sz w:val="21"/>
          <w:szCs w:val="21"/>
        </w:rPr>
        <w:t xml:space="preserve"> li </w:t>
      </w:r>
      <w:proofErr w:type="spellStart"/>
      <w:r>
        <w:rPr>
          <w:rFonts w:ascii="Segoe UI" w:hAnsi="Segoe UI" w:cs="Segoe UI"/>
          <w:sz w:val="21"/>
          <w:szCs w:val="21"/>
        </w:rPr>
        <w:t>risolviamo</w:t>
      </w:r>
      <w:proofErr w:type="spellEnd"/>
      <w:r>
        <w:rPr>
          <w:rFonts w:ascii="Segoe UI" w:hAnsi="Segoe UI" w:cs="Segoe UI"/>
          <w:sz w:val="21"/>
          <w:szCs w:val="21"/>
        </w:rPr>
        <w:t xml:space="preserve"> </w:t>
      </w:r>
      <w:proofErr w:type="spellStart"/>
      <w:r>
        <w:rPr>
          <w:rFonts w:ascii="Segoe UI" w:hAnsi="Segoe UI" w:cs="Segoe UI"/>
          <w:sz w:val="21"/>
          <w:szCs w:val="21"/>
        </w:rPr>
        <w:t>noi</w:t>
      </w:r>
      <w:proofErr w:type="spellEnd"/>
    </w:p>
    <w:p w14:paraId="2B1FB773" w14:textId="77777777" w:rsidR="00DD1220" w:rsidRPr="00A0665F" w:rsidRDefault="00DD1220" w:rsidP="00DD1220">
      <w:pPr>
        <w:pStyle w:val="ListParagraph"/>
        <w:ind w:left="1440"/>
        <w:rPr>
          <w:rFonts w:ascii="Segoe UI" w:hAnsi="Segoe UI" w:cs="Segoe UI"/>
          <w:sz w:val="21"/>
          <w:szCs w:val="21"/>
        </w:rPr>
      </w:pPr>
    </w:p>
    <w:p w14:paraId="140A3922" w14:textId="376F8F9A" w:rsidR="00491305" w:rsidRDefault="00491305" w:rsidP="00491305">
      <w:pPr>
        <w:pStyle w:val="ListParagraph"/>
        <w:numPr>
          <w:ilvl w:val="0"/>
          <w:numId w:val="4"/>
        </w:numPr>
        <w:rPr>
          <w:rFonts w:ascii="Segoe UI" w:hAnsi="Segoe UI" w:cs="Segoe UI"/>
          <w:sz w:val="21"/>
          <w:szCs w:val="21"/>
        </w:rPr>
      </w:pPr>
      <w:proofErr w:type="spellStart"/>
      <w:r>
        <w:rPr>
          <w:rFonts w:ascii="Segoe UI" w:hAnsi="Segoe UI" w:cs="Segoe UI"/>
          <w:sz w:val="21"/>
          <w:szCs w:val="21"/>
        </w:rPr>
        <w:t>Script</w:t>
      </w:r>
      <w:proofErr w:type="spellEnd"/>
      <w:r w:rsidR="008620D7">
        <w:rPr>
          <w:rFonts w:ascii="Segoe UI" w:hAnsi="Segoe UI" w:cs="Segoe UI"/>
          <w:sz w:val="21"/>
          <w:szCs w:val="21"/>
        </w:rPr>
        <w:t>/</w:t>
      </w:r>
      <w:proofErr w:type="spellStart"/>
      <w:r w:rsidR="008620D7">
        <w:rPr>
          <w:rFonts w:ascii="Segoe UI" w:hAnsi="Segoe UI" w:cs="Segoe UI"/>
          <w:sz w:val="21"/>
          <w:szCs w:val="21"/>
        </w:rPr>
        <w:t>template</w:t>
      </w:r>
      <w:proofErr w:type="spellEnd"/>
    </w:p>
    <w:p w14:paraId="7A0B7EAB" w14:textId="2F4F85F1" w:rsidR="00491305" w:rsidRDefault="00491305" w:rsidP="00491305">
      <w:pPr>
        <w:pStyle w:val="ListParagraph"/>
        <w:numPr>
          <w:ilvl w:val="1"/>
          <w:numId w:val="4"/>
        </w:numPr>
        <w:rPr>
          <w:rFonts w:ascii="Segoe UI" w:hAnsi="Segoe UI" w:cs="Segoe UI"/>
          <w:sz w:val="21"/>
          <w:szCs w:val="21"/>
        </w:rPr>
      </w:pPr>
      <w:r>
        <w:rPr>
          <w:rFonts w:ascii="Segoe UI" w:hAnsi="Segoe UI" w:cs="Segoe UI"/>
          <w:sz w:val="21"/>
          <w:szCs w:val="21"/>
        </w:rPr>
        <w:t xml:space="preserve">Cosa </w:t>
      </w:r>
      <w:proofErr w:type="spellStart"/>
      <w:r>
        <w:rPr>
          <w:rFonts w:ascii="Segoe UI" w:hAnsi="Segoe UI" w:cs="Segoe UI"/>
          <w:sz w:val="21"/>
          <w:szCs w:val="21"/>
        </w:rPr>
        <w:t>sono</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schemi</w:t>
      </w:r>
      <w:proofErr w:type="spellEnd"/>
      <w:r w:rsidR="008620D7">
        <w:rPr>
          <w:rFonts w:ascii="Segoe UI" w:hAnsi="Segoe UI" w:cs="Segoe UI"/>
          <w:sz w:val="21"/>
          <w:szCs w:val="21"/>
        </w:rPr>
        <w:t xml:space="preserve"> di email, </w:t>
      </w:r>
      <w:proofErr w:type="spellStart"/>
      <w:r w:rsidR="008620D7">
        <w:rPr>
          <w:rFonts w:ascii="Segoe UI" w:hAnsi="Segoe UI" w:cs="Segoe UI"/>
          <w:sz w:val="21"/>
          <w:szCs w:val="21"/>
        </w:rPr>
        <w:t>phone</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messaggi</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già</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preimpostati</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sulla</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base</w:t>
      </w:r>
      <w:proofErr w:type="spellEnd"/>
      <w:r w:rsidR="008620D7">
        <w:rPr>
          <w:rFonts w:ascii="Segoe UI" w:hAnsi="Segoe UI" w:cs="Segoe UI"/>
          <w:sz w:val="21"/>
          <w:szCs w:val="21"/>
        </w:rPr>
        <w:t xml:space="preserve"> di quanto </w:t>
      </w:r>
      <w:proofErr w:type="spellStart"/>
      <w:r w:rsidR="008620D7">
        <w:rPr>
          <w:rFonts w:ascii="Segoe UI" w:hAnsi="Segoe UI" w:cs="Segoe UI"/>
          <w:sz w:val="21"/>
          <w:szCs w:val="21"/>
        </w:rPr>
        <w:t>fatto</w:t>
      </w:r>
      <w:proofErr w:type="spellEnd"/>
      <w:r w:rsidR="008620D7">
        <w:rPr>
          <w:rFonts w:ascii="Segoe UI" w:hAnsi="Segoe UI" w:cs="Segoe UI"/>
          <w:sz w:val="21"/>
          <w:szCs w:val="21"/>
        </w:rPr>
        <w:t xml:space="preserve"> prima. Più o </w:t>
      </w:r>
      <w:proofErr w:type="spellStart"/>
      <w:r w:rsidR="008620D7">
        <w:rPr>
          <w:rFonts w:ascii="Segoe UI" w:hAnsi="Segoe UI" w:cs="Segoe UI"/>
          <w:sz w:val="21"/>
          <w:szCs w:val="21"/>
        </w:rPr>
        <w:t>meno</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personalizzati</w:t>
      </w:r>
      <w:proofErr w:type="spellEnd"/>
      <w:r w:rsidR="008620D7">
        <w:rPr>
          <w:rFonts w:ascii="Segoe UI" w:hAnsi="Segoe UI" w:cs="Segoe UI"/>
          <w:sz w:val="21"/>
          <w:szCs w:val="21"/>
        </w:rPr>
        <w:t xml:space="preserve"> a </w:t>
      </w:r>
      <w:proofErr w:type="spellStart"/>
      <w:r w:rsidR="008620D7">
        <w:rPr>
          <w:rFonts w:ascii="Segoe UI" w:hAnsi="Segoe UI" w:cs="Segoe UI"/>
          <w:sz w:val="21"/>
          <w:szCs w:val="21"/>
        </w:rPr>
        <w:t>seconda</w:t>
      </w:r>
      <w:proofErr w:type="spellEnd"/>
      <w:r w:rsidR="008620D7">
        <w:rPr>
          <w:rFonts w:ascii="Segoe UI" w:hAnsi="Segoe UI" w:cs="Segoe UI"/>
          <w:sz w:val="21"/>
          <w:szCs w:val="21"/>
        </w:rPr>
        <w:t xml:space="preserve"> del </w:t>
      </w:r>
      <w:proofErr w:type="spellStart"/>
      <w:r w:rsidR="008620D7">
        <w:rPr>
          <w:rFonts w:ascii="Segoe UI" w:hAnsi="Segoe UI" w:cs="Segoe UI"/>
          <w:sz w:val="21"/>
          <w:szCs w:val="21"/>
        </w:rPr>
        <w:t>tier</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magari</w:t>
      </w:r>
      <w:proofErr w:type="spellEnd"/>
      <w:r w:rsidR="008620D7">
        <w:rPr>
          <w:rFonts w:ascii="Segoe UI" w:hAnsi="Segoe UI" w:cs="Segoe UI"/>
          <w:sz w:val="21"/>
          <w:szCs w:val="21"/>
        </w:rPr>
        <w:t xml:space="preserve">. Ideale </w:t>
      </w:r>
      <w:proofErr w:type="spellStart"/>
      <w:r w:rsidR="008620D7">
        <w:rPr>
          <w:rFonts w:ascii="Segoe UI" w:hAnsi="Segoe UI" w:cs="Segoe UI"/>
          <w:sz w:val="21"/>
          <w:szCs w:val="21"/>
        </w:rPr>
        <w:t>comporli</w:t>
      </w:r>
      <w:proofErr w:type="spellEnd"/>
      <w:r w:rsidR="008620D7">
        <w:rPr>
          <w:rFonts w:ascii="Segoe UI" w:hAnsi="Segoe UI" w:cs="Segoe UI"/>
          <w:sz w:val="21"/>
          <w:szCs w:val="21"/>
        </w:rPr>
        <w:t xml:space="preserve"> 80-20 di </w:t>
      </w:r>
      <w:proofErr w:type="spellStart"/>
      <w:r w:rsidR="008620D7">
        <w:rPr>
          <w:rFonts w:ascii="Segoe UI" w:hAnsi="Segoe UI" w:cs="Segoe UI"/>
          <w:sz w:val="21"/>
          <w:szCs w:val="21"/>
        </w:rPr>
        <w:t>cui</w:t>
      </w:r>
      <w:proofErr w:type="spellEnd"/>
      <w:r w:rsidR="008620D7">
        <w:rPr>
          <w:rFonts w:ascii="Segoe UI" w:hAnsi="Segoe UI" w:cs="Segoe UI"/>
          <w:sz w:val="21"/>
          <w:szCs w:val="21"/>
        </w:rPr>
        <w:t xml:space="preserve"> 20 da </w:t>
      </w:r>
      <w:proofErr w:type="spellStart"/>
      <w:r w:rsidR="008620D7">
        <w:rPr>
          <w:rFonts w:ascii="Segoe UI" w:hAnsi="Segoe UI" w:cs="Segoe UI"/>
          <w:sz w:val="21"/>
          <w:szCs w:val="21"/>
        </w:rPr>
        <w:t>ricercare</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trigger</w:t>
      </w:r>
      <w:proofErr w:type="spellEnd"/>
      <w:r w:rsidR="008620D7">
        <w:rPr>
          <w:rFonts w:ascii="Segoe UI" w:hAnsi="Segoe UI" w:cs="Segoe UI"/>
          <w:sz w:val="21"/>
          <w:szCs w:val="21"/>
        </w:rPr>
        <w:t xml:space="preserve"> </w:t>
      </w:r>
      <w:proofErr w:type="spellStart"/>
      <w:r w:rsidR="008620D7">
        <w:rPr>
          <w:rFonts w:ascii="Segoe UI" w:hAnsi="Segoe UI" w:cs="Segoe UI"/>
          <w:sz w:val="21"/>
          <w:szCs w:val="21"/>
        </w:rPr>
        <w:t>tra</w:t>
      </w:r>
      <w:proofErr w:type="spellEnd"/>
      <w:r w:rsidR="008620D7">
        <w:rPr>
          <w:rFonts w:ascii="Segoe UI" w:hAnsi="Segoe UI" w:cs="Segoe UI"/>
          <w:sz w:val="21"/>
          <w:szCs w:val="21"/>
        </w:rPr>
        <w:t xml:space="preserve"> </w:t>
      </w:r>
      <w:proofErr w:type="spellStart"/>
      <w:r w:rsidR="0014426F">
        <w:rPr>
          <w:rFonts w:ascii="Segoe UI" w:hAnsi="Segoe UI" w:cs="Segoe UI"/>
          <w:sz w:val="21"/>
          <w:szCs w:val="21"/>
        </w:rPr>
        <w:t>azienda</w:t>
      </w:r>
      <w:proofErr w:type="spellEnd"/>
      <w:r w:rsidR="0014426F">
        <w:rPr>
          <w:rFonts w:ascii="Segoe UI" w:hAnsi="Segoe UI" w:cs="Segoe UI"/>
          <w:sz w:val="21"/>
          <w:szCs w:val="21"/>
        </w:rPr>
        <w:t xml:space="preserve">, </w:t>
      </w:r>
      <w:proofErr w:type="spellStart"/>
      <w:r w:rsidR="0014426F">
        <w:rPr>
          <w:rFonts w:ascii="Segoe UI" w:hAnsi="Segoe UI" w:cs="Segoe UI"/>
          <w:sz w:val="21"/>
          <w:szCs w:val="21"/>
        </w:rPr>
        <w:t>contesto</w:t>
      </w:r>
      <w:proofErr w:type="spellEnd"/>
      <w:r w:rsidR="0014426F">
        <w:rPr>
          <w:rFonts w:ascii="Segoe UI" w:hAnsi="Segoe UI" w:cs="Segoe UI"/>
          <w:sz w:val="21"/>
          <w:szCs w:val="21"/>
        </w:rPr>
        <w:t xml:space="preserve">, </w:t>
      </w:r>
      <w:proofErr w:type="spellStart"/>
      <w:r w:rsidR="0014426F">
        <w:rPr>
          <w:rFonts w:ascii="Segoe UI" w:hAnsi="Segoe UI" w:cs="Segoe UI"/>
          <w:sz w:val="21"/>
          <w:szCs w:val="21"/>
        </w:rPr>
        <w:t>persona</w:t>
      </w:r>
      <w:proofErr w:type="spellEnd"/>
    </w:p>
    <w:p w14:paraId="41354324" w14:textId="4E41CE5A" w:rsidR="00491305" w:rsidRDefault="00491305" w:rsidP="00491305">
      <w:pPr>
        <w:pStyle w:val="ListParagraph"/>
        <w:numPr>
          <w:ilvl w:val="1"/>
          <w:numId w:val="4"/>
        </w:numPr>
        <w:rPr>
          <w:rFonts w:ascii="Segoe UI" w:hAnsi="Segoe UI" w:cs="Segoe UI"/>
          <w:sz w:val="21"/>
          <w:szCs w:val="21"/>
        </w:rPr>
      </w:pPr>
      <w:r>
        <w:rPr>
          <w:rFonts w:ascii="Segoe UI" w:hAnsi="Segoe UI" w:cs="Segoe UI"/>
          <w:sz w:val="21"/>
          <w:szCs w:val="21"/>
        </w:rPr>
        <w:t xml:space="preserve">Sulla </w:t>
      </w:r>
      <w:proofErr w:type="spellStart"/>
      <w:r>
        <w:rPr>
          <w:rFonts w:ascii="Segoe UI" w:hAnsi="Segoe UI" w:cs="Segoe UI"/>
          <w:sz w:val="21"/>
          <w:szCs w:val="21"/>
        </w:rPr>
        <w:t>base</w:t>
      </w:r>
      <w:proofErr w:type="spellEnd"/>
      <w:r>
        <w:rPr>
          <w:rFonts w:ascii="Segoe UI" w:hAnsi="Segoe UI" w:cs="Segoe UI"/>
          <w:sz w:val="21"/>
          <w:szCs w:val="21"/>
        </w:rPr>
        <w:t xml:space="preserve"> </w:t>
      </w:r>
      <w:proofErr w:type="spellStart"/>
      <w:r w:rsidR="004E5467">
        <w:rPr>
          <w:rFonts w:ascii="Segoe UI" w:hAnsi="Segoe UI" w:cs="Segoe UI"/>
          <w:sz w:val="21"/>
          <w:szCs w:val="21"/>
        </w:rPr>
        <w:t>dei</w:t>
      </w:r>
      <w:proofErr w:type="spellEnd"/>
      <w:r w:rsidR="004E5467">
        <w:rPr>
          <w:rFonts w:ascii="Segoe UI" w:hAnsi="Segoe UI" w:cs="Segoe UI"/>
          <w:sz w:val="21"/>
          <w:szCs w:val="21"/>
        </w:rPr>
        <w:t xml:space="preserve"> pain </w:t>
      </w:r>
      <w:proofErr w:type="spellStart"/>
      <w:r w:rsidR="004E5467">
        <w:rPr>
          <w:rFonts w:ascii="Segoe UI" w:hAnsi="Segoe UI" w:cs="Segoe UI"/>
          <w:sz w:val="21"/>
          <w:szCs w:val="21"/>
        </w:rPr>
        <w:t>point</w:t>
      </w:r>
      <w:proofErr w:type="spellEnd"/>
      <w:r w:rsidR="00673418">
        <w:rPr>
          <w:rFonts w:ascii="Segoe UI" w:hAnsi="Segoe UI" w:cs="Segoe UI"/>
          <w:sz w:val="21"/>
          <w:szCs w:val="21"/>
        </w:rPr>
        <w:t xml:space="preserve"> </w:t>
      </w:r>
      <w:proofErr w:type="spellStart"/>
      <w:r w:rsidR="00673418">
        <w:rPr>
          <w:rFonts w:ascii="Segoe UI" w:hAnsi="Segoe UI" w:cs="Segoe UI"/>
          <w:sz w:val="21"/>
          <w:szCs w:val="21"/>
        </w:rPr>
        <w:t>goal</w:t>
      </w:r>
      <w:proofErr w:type="spellEnd"/>
    </w:p>
    <w:p w14:paraId="2DC290F6" w14:textId="0FF390B0" w:rsidR="00491305" w:rsidRDefault="00491305" w:rsidP="00491305">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Perchè</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Essere</w:t>
      </w:r>
      <w:proofErr w:type="spellEnd"/>
      <w:r w:rsidR="004E5467">
        <w:rPr>
          <w:rFonts w:ascii="Segoe UI" w:hAnsi="Segoe UI" w:cs="Segoe UI"/>
          <w:sz w:val="21"/>
          <w:szCs w:val="21"/>
        </w:rPr>
        <w:t xml:space="preserve"> più </w:t>
      </w:r>
      <w:proofErr w:type="spellStart"/>
      <w:r w:rsidR="004E5467">
        <w:rPr>
          <w:rFonts w:ascii="Segoe UI" w:hAnsi="Segoe UI" w:cs="Segoe UI"/>
          <w:sz w:val="21"/>
          <w:szCs w:val="21"/>
        </w:rPr>
        <w:t>veloci</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contestuali</w:t>
      </w:r>
      <w:proofErr w:type="spellEnd"/>
      <w:r w:rsidR="004E5467">
        <w:rPr>
          <w:rFonts w:ascii="Segoe UI" w:hAnsi="Segoe UI" w:cs="Segoe UI"/>
          <w:sz w:val="21"/>
          <w:szCs w:val="21"/>
        </w:rPr>
        <w:t xml:space="preserve"> e </w:t>
      </w:r>
      <w:proofErr w:type="spellStart"/>
      <w:r w:rsidR="004E5467">
        <w:rPr>
          <w:rFonts w:ascii="Segoe UI" w:hAnsi="Segoe UI" w:cs="Segoe UI"/>
          <w:sz w:val="21"/>
          <w:szCs w:val="21"/>
        </w:rPr>
        <w:t>generare</w:t>
      </w:r>
      <w:proofErr w:type="spellEnd"/>
      <w:r w:rsidR="004E5467">
        <w:rPr>
          <w:rFonts w:ascii="Segoe UI" w:hAnsi="Segoe UI" w:cs="Segoe UI"/>
          <w:sz w:val="21"/>
          <w:szCs w:val="21"/>
        </w:rPr>
        <w:t xml:space="preserve"> più </w:t>
      </w:r>
      <w:proofErr w:type="spellStart"/>
      <w:r w:rsidR="004E5467">
        <w:rPr>
          <w:rFonts w:ascii="Segoe UI" w:hAnsi="Segoe UI" w:cs="Segoe UI"/>
          <w:sz w:val="21"/>
          <w:szCs w:val="21"/>
        </w:rPr>
        <w:t>lead</w:t>
      </w:r>
      <w:proofErr w:type="spellEnd"/>
    </w:p>
    <w:p w14:paraId="2B00F853" w14:textId="4DFE7C35" w:rsidR="0034566F" w:rsidRDefault="00673418" w:rsidP="00491305">
      <w:pPr>
        <w:pStyle w:val="ListParagraph"/>
        <w:numPr>
          <w:ilvl w:val="1"/>
          <w:numId w:val="4"/>
        </w:numPr>
        <w:rPr>
          <w:rFonts w:ascii="Segoe UI" w:hAnsi="Segoe UI" w:cs="Segoe UI"/>
          <w:sz w:val="21"/>
          <w:szCs w:val="21"/>
        </w:rPr>
      </w:pPr>
      <w:r>
        <w:rPr>
          <w:rFonts w:ascii="Segoe UI" w:hAnsi="Segoe UI" w:cs="Segoe UI"/>
          <w:sz w:val="21"/>
          <w:szCs w:val="21"/>
        </w:rPr>
        <w:t>C</w:t>
      </w:r>
      <w:r w:rsidR="0034566F">
        <w:rPr>
          <w:rFonts w:ascii="Segoe UI" w:hAnsi="Segoe UI" w:cs="Segoe UI"/>
          <w:sz w:val="21"/>
          <w:szCs w:val="21"/>
        </w:rPr>
        <w:t>ome</w:t>
      </w:r>
      <w:r>
        <w:rPr>
          <w:rFonts w:ascii="Segoe UI" w:hAnsi="Segoe UI" w:cs="Segoe UI"/>
          <w:sz w:val="21"/>
          <w:szCs w:val="21"/>
        </w:rPr>
        <w:t xml:space="preserve">: ci </w:t>
      </w:r>
      <w:proofErr w:type="spellStart"/>
      <w:r>
        <w:rPr>
          <w:rFonts w:ascii="Segoe UI" w:hAnsi="Segoe UI" w:cs="Segoe UI"/>
          <w:sz w:val="21"/>
          <w:szCs w:val="21"/>
        </w:rPr>
        <w:t>sono</w:t>
      </w:r>
      <w:proofErr w:type="spellEnd"/>
      <w:r>
        <w:rPr>
          <w:rFonts w:ascii="Segoe UI" w:hAnsi="Segoe UI" w:cs="Segoe UI"/>
          <w:sz w:val="21"/>
          <w:szCs w:val="21"/>
        </w:rPr>
        <w:t xml:space="preserve"> diverse </w:t>
      </w:r>
      <w:proofErr w:type="spellStart"/>
      <w:r>
        <w:rPr>
          <w:rFonts w:ascii="Segoe UI" w:hAnsi="Segoe UI" w:cs="Segoe UI"/>
          <w:sz w:val="21"/>
          <w:szCs w:val="21"/>
        </w:rPr>
        <w:t>metodologia</w:t>
      </w:r>
      <w:proofErr w:type="spellEnd"/>
      <w:r>
        <w:rPr>
          <w:rFonts w:ascii="Segoe UI" w:hAnsi="Segoe UI" w:cs="Segoe UI"/>
          <w:sz w:val="21"/>
          <w:szCs w:val="21"/>
        </w:rPr>
        <w:t xml:space="preserve">. </w:t>
      </w:r>
    </w:p>
    <w:p w14:paraId="36EFE03C" w14:textId="17243595" w:rsidR="00673418" w:rsidRDefault="00673418" w:rsidP="00673418">
      <w:pPr>
        <w:pStyle w:val="ListParagraph"/>
        <w:numPr>
          <w:ilvl w:val="2"/>
          <w:numId w:val="4"/>
        </w:numPr>
        <w:rPr>
          <w:rFonts w:ascii="Segoe UI" w:hAnsi="Segoe UI" w:cs="Segoe UI"/>
          <w:sz w:val="21"/>
          <w:szCs w:val="21"/>
        </w:rPr>
      </w:pPr>
      <w:r>
        <w:rPr>
          <w:rFonts w:ascii="Segoe UI" w:hAnsi="Segoe UI" w:cs="Segoe UI"/>
          <w:sz w:val="21"/>
          <w:szCs w:val="21"/>
        </w:rPr>
        <w:t xml:space="preserve">Show </w:t>
      </w:r>
      <w:proofErr w:type="spellStart"/>
      <w:r>
        <w:rPr>
          <w:rFonts w:ascii="Segoe UI" w:hAnsi="Segoe UI" w:cs="Segoe UI"/>
          <w:sz w:val="21"/>
          <w:szCs w:val="21"/>
        </w:rPr>
        <w:t>me</w:t>
      </w:r>
      <w:proofErr w:type="spellEnd"/>
      <w:r>
        <w:rPr>
          <w:rFonts w:ascii="Segoe UI" w:hAnsi="Segoe UI" w:cs="Segoe UI"/>
          <w:sz w:val="21"/>
          <w:szCs w:val="21"/>
        </w:rPr>
        <w:t xml:space="preserve"> </w:t>
      </w:r>
      <w:proofErr w:type="spellStart"/>
      <w:r>
        <w:rPr>
          <w:rFonts w:ascii="Segoe UI" w:hAnsi="Segoe UI" w:cs="Segoe UI"/>
          <w:sz w:val="21"/>
          <w:szCs w:val="21"/>
        </w:rPr>
        <w:t>you</w:t>
      </w:r>
      <w:proofErr w:type="spellEnd"/>
      <w:r>
        <w:rPr>
          <w:rFonts w:ascii="Segoe UI" w:hAnsi="Segoe UI" w:cs="Segoe UI"/>
          <w:sz w:val="21"/>
          <w:szCs w:val="21"/>
        </w:rPr>
        <w:t xml:space="preserve"> </w:t>
      </w:r>
      <w:proofErr w:type="spellStart"/>
      <w:r>
        <w:rPr>
          <w:rFonts w:ascii="Segoe UI" w:hAnsi="Segoe UI" w:cs="Segoe UI"/>
          <w:sz w:val="21"/>
          <w:szCs w:val="21"/>
        </w:rPr>
        <w:t>know</w:t>
      </w:r>
      <w:proofErr w:type="spellEnd"/>
      <w:r>
        <w:rPr>
          <w:rFonts w:ascii="Segoe UI" w:hAnsi="Segoe UI" w:cs="Segoe UI"/>
          <w:sz w:val="21"/>
          <w:szCs w:val="21"/>
        </w:rPr>
        <w:t xml:space="preserve"> </w:t>
      </w:r>
      <w:proofErr w:type="spellStart"/>
      <w:r>
        <w:rPr>
          <w:rFonts w:ascii="Segoe UI" w:hAnsi="Segoe UI" w:cs="Segoe UI"/>
          <w:sz w:val="21"/>
          <w:szCs w:val="21"/>
        </w:rPr>
        <w:t>me</w:t>
      </w:r>
      <w:proofErr w:type="spellEnd"/>
    </w:p>
    <w:p w14:paraId="63284575" w14:textId="4E934B6D" w:rsidR="00673418" w:rsidRDefault="00673418" w:rsidP="00673418">
      <w:pPr>
        <w:pStyle w:val="ListParagraph"/>
        <w:numPr>
          <w:ilvl w:val="2"/>
          <w:numId w:val="4"/>
        </w:numPr>
        <w:rPr>
          <w:rFonts w:ascii="Segoe UI" w:hAnsi="Segoe UI" w:cs="Segoe UI"/>
          <w:sz w:val="21"/>
          <w:szCs w:val="21"/>
        </w:rPr>
      </w:pPr>
      <w:r>
        <w:rPr>
          <w:rFonts w:ascii="Segoe UI" w:hAnsi="Segoe UI" w:cs="Segoe UI"/>
          <w:sz w:val="21"/>
          <w:szCs w:val="21"/>
        </w:rPr>
        <w:t>Neat</w:t>
      </w:r>
    </w:p>
    <w:p w14:paraId="352D2F74" w14:textId="77777777" w:rsidR="007C334C" w:rsidRPr="007C334C" w:rsidRDefault="00673418" w:rsidP="00673418">
      <w:pPr>
        <w:pStyle w:val="ListParagraph"/>
        <w:numPr>
          <w:ilvl w:val="2"/>
          <w:numId w:val="4"/>
        </w:numPr>
        <w:rPr>
          <w:rFonts w:ascii="Segoe UI" w:hAnsi="Segoe UI" w:cs="Segoe UI"/>
          <w:sz w:val="21"/>
          <w:szCs w:val="21"/>
        </w:rPr>
      </w:pPr>
      <w:r w:rsidRPr="00CE7C4B">
        <w:rPr>
          <w:rFonts w:ascii="Segoe UI" w:hAnsi="Segoe UI" w:cs="Segoe UI"/>
          <w:sz w:val="21"/>
          <w:szCs w:val="21"/>
          <w:shd w:val="clear" w:color="auto" w:fill="FFFFFF"/>
        </w:rPr>
        <w:t>T - Trigger</w:t>
      </w:r>
      <w:r w:rsidRPr="00CE7C4B">
        <w:rPr>
          <w:rFonts w:ascii="Segoe UI" w:hAnsi="Segoe UI" w:cs="Segoe UI"/>
          <w:sz w:val="21"/>
          <w:szCs w:val="21"/>
          <w:shd w:val="clear" w:color="auto" w:fill="FFFFFF"/>
        </w:rPr>
        <w:br/>
        <w:t xml:space="preserve">I - </w:t>
      </w:r>
      <w:proofErr w:type="spellStart"/>
      <w:r w:rsidRPr="00CE7C4B">
        <w:rPr>
          <w:rFonts w:ascii="Segoe UI" w:hAnsi="Segoe UI" w:cs="Segoe UI"/>
          <w:sz w:val="21"/>
          <w:szCs w:val="21"/>
          <w:shd w:val="clear" w:color="auto" w:fill="FFFFFF"/>
        </w:rPr>
        <w:t>Implication</w:t>
      </w:r>
      <w:proofErr w:type="spellEnd"/>
      <w:r w:rsidRPr="00CE7C4B">
        <w:rPr>
          <w:rFonts w:ascii="Segoe UI" w:hAnsi="Segoe UI" w:cs="Segoe UI"/>
          <w:sz w:val="21"/>
          <w:szCs w:val="21"/>
          <w:shd w:val="clear" w:color="auto" w:fill="FFFFFF"/>
        </w:rPr>
        <w:br/>
        <w:t>P - Pain</w:t>
      </w:r>
      <w:r w:rsidRPr="00CE7C4B">
        <w:rPr>
          <w:rFonts w:ascii="Segoe UI" w:hAnsi="Segoe UI" w:cs="Segoe UI"/>
          <w:sz w:val="21"/>
          <w:szCs w:val="21"/>
          <w:shd w:val="clear" w:color="auto" w:fill="FFFFFF"/>
        </w:rPr>
        <w:br/>
        <w:t xml:space="preserve">S - </w:t>
      </w:r>
      <w:proofErr w:type="spellStart"/>
      <w:r w:rsidRPr="00CE7C4B">
        <w:rPr>
          <w:rFonts w:ascii="Segoe UI" w:hAnsi="Segoe UI" w:cs="Segoe UI"/>
          <w:sz w:val="21"/>
          <w:szCs w:val="21"/>
          <w:shd w:val="clear" w:color="auto" w:fill="FFFFFF"/>
        </w:rPr>
        <w:t>Social</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proof</w:t>
      </w:r>
      <w:proofErr w:type="spellEnd"/>
      <w:r w:rsidRPr="00CE7C4B">
        <w:rPr>
          <w:rFonts w:ascii="Segoe UI" w:hAnsi="Segoe UI" w:cs="Segoe UI"/>
          <w:sz w:val="21"/>
          <w:szCs w:val="21"/>
          <w:shd w:val="clear" w:color="auto" w:fill="FFFFFF"/>
        </w:rPr>
        <w:t xml:space="preserve">, </w:t>
      </w:r>
      <w:proofErr w:type="spellStart"/>
      <w:r w:rsidRPr="00CE7C4B">
        <w:rPr>
          <w:rFonts w:ascii="Segoe UI" w:hAnsi="Segoe UI" w:cs="Segoe UI"/>
          <w:sz w:val="21"/>
          <w:szCs w:val="21"/>
          <w:shd w:val="clear" w:color="auto" w:fill="FFFFFF"/>
        </w:rPr>
        <w:t>solution</w:t>
      </w:r>
      <w:proofErr w:type="spellEnd"/>
      <w:r w:rsidRPr="00CE7C4B">
        <w:rPr>
          <w:rFonts w:ascii="Segoe UI" w:hAnsi="Segoe UI" w:cs="Segoe UI"/>
          <w:sz w:val="21"/>
          <w:szCs w:val="21"/>
          <w:shd w:val="clear" w:color="auto" w:fill="FFFFFF"/>
        </w:rPr>
        <w:t xml:space="preserve">, soft </w:t>
      </w:r>
      <w:proofErr w:type="spellStart"/>
      <w:r w:rsidRPr="00CE7C4B">
        <w:rPr>
          <w:rFonts w:ascii="Segoe UI" w:hAnsi="Segoe UI" w:cs="Segoe UI"/>
          <w:sz w:val="21"/>
          <w:szCs w:val="21"/>
          <w:shd w:val="clear" w:color="auto" w:fill="FFFFFF"/>
        </w:rPr>
        <w:t>cta</w:t>
      </w:r>
      <w:proofErr w:type="spellEnd"/>
    </w:p>
    <w:p w14:paraId="03C181C6" w14:textId="4BD6B92A" w:rsidR="00673418" w:rsidRDefault="007C334C" w:rsidP="00673418">
      <w:pPr>
        <w:pStyle w:val="ListParagraph"/>
        <w:numPr>
          <w:ilvl w:val="2"/>
          <w:numId w:val="4"/>
        </w:numPr>
        <w:rPr>
          <w:rFonts w:ascii="Segoe UI" w:hAnsi="Segoe UI" w:cs="Segoe UI"/>
          <w:sz w:val="21"/>
          <w:szCs w:val="21"/>
        </w:rPr>
      </w:pPr>
      <w:proofErr w:type="spellStart"/>
      <w:r>
        <w:rPr>
          <w:rFonts w:ascii="Segoe UI" w:hAnsi="Segoe UI" w:cs="Segoe UI"/>
          <w:sz w:val="21"/>
          <w:szCs w:val="21"/>
          <w:shd w:val="clear" w:color="auto" w:fill="FFFFFF"/>
        </w:rPr>
        <w:t>Altro</w:t>
      </w:r>
      <w:proofErr w:type="spellEnd"/>
      <w:r>
        <w:rPr>
          <w:rFonts w:ascii="Segoe UI" w:hAnsi="Segoe UI" w:cs="Segoe UI"/>
          <w:sz w:val="21"/>
          <w:szCs w:val="21"/>
          <w:shd w:val="clear" w:color="auto" w:fill="FFFFFF"/>
        </w:rPr>
        <w:t>,,</w:t>
      </w:r>
      <w:r w:rsidR="00673418" w:rsidRPr="00CE7C4B">
        <w:rPr>
          <w:rFonts w:ascii="Segoe UI" w:hAnsi="Segoe UI" w:cs="Segoe UI"/>
          <w:sz w:val="21"/>
          <w:szCs w:val="21"/>
          <w:shd w:val="clear" w:color="auto" w:fill="FFFFFF"/>
        </w:rPr>
        <w:br/>
      </w:r>
    </w:p>
    <w:p w14:paraId="4C414C25" w14:textId="4E79FD7D" w:rsidR="00491305" w:rsidRDefault="00491305" w:rsidP="00491305">
      <w:pPr>
        <w:pStyle w:val="ListParagraph"/>
        <w:numPr>
          <w:ilvl w:val="0"/>
          <w:numId w:val="4"/>
        </w:numPr>
        <w:rPr>
          <w:rFonts w:ascii="Segoe UI" w:hAnsi="Segoe UI" w:cs="Segoe UI"/>
          <w:sz w:val="21"/>
          <w:szCs w:val="21"/>
        </w:rPr>
      </w:pPr>
      <w:proofErr w:type="spellStart"/>
      <w:r>
        <w:rPr>
          <w:rFonts w:ascii="Segoe UI" w:hAnsi="Segoe UI" w:cs="Segoe UI"/>
          <w:sz w:val="21"/>
          <w:szCs w:val="21"/>
        </w:rPr>
        <w:t>Script</w:t>
      </w:r>
      <w:proofErr w:type="spellEnd"/>
      <w:r>
        <w:rPr>
          <w:rFonts w:ascii="Segoe UI" w:hAnsi="Segoe UI" w:cs="Segoe UI"/>
          <w:sz w:val="21"/>
          <w:szCs w:val="21"/>
        </w:rPr>
        <w:t xml:space="preserve"> follow-</w:t>
      </w:r>
      <w:proofErr w:type="spellStart"/>
      <w:r>
        <w:rPr>
          <w:rFonts w:ascii="Segoe UI" w:hAnsi="Segoe UI" w:cs="Segoe UI"/>
          <w:sz w:val="21"/>
          <w:szCs w:val="21"/>
        </w:rPr>
        <w:t>up</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vedi</w:t>
      </w:r>
      <w:proofErr w:type="spellEnd"/>
      <w:r w:rsidR="004E5467">
        <w:rPr>
          <w:rFonts w:ascii="Segoe UI" w:hAnsi="Segoe UI" w:cs="Segoe UI"/>
          <w:sz w:val="21"/>
          <w:szCs w:val="21"/>
        </w:rPr>
        <w:t xml:space="preserve"> quanto </w:t>
      </w:r>
      <w:proofErr w:type="spellStart"/>
      <w:r w:rsidR="004E5467">
        <w:rPr>
          <w:rFonts w:ascii="Segoe UI" w:hAnsi="Segoe UI" w:cs="Segoe UI"/>
          <w:sz w:val="21"/>
          <w:szCs w:val="21"/>
        </w:rPr>
        <w:t>fatto</w:t>
      </w:r>
      <w:proofErr w:type="spellEnd"/>
      <w:r w:rsidR="004E5467">
        <w:rPr>
          <w:rFonts w:ascii="Segoe UI" w:hAnsi="Segoe UI" w:cs="Segoe UI"/>
          <w:sz w:val="21"/>
          <w:szCs w:val="21"/>
        </w:rPr>
        <w:t xml:space="preserve"> prima. Es. </w:t>
      </w:r>
      <w:proofErr w:type="spellStart"/>
      <w:r w:rsidR="004E5467">
        <w:rPr>
          <w:rFonts w:ascii="Segoe UI" w:hAnsi="Segoe UI" w:cs="Segoe UI"/>
          <w:sz w:val="21"/>
          <w:szCs w:val="21"/>
        </w:rPr>
        <w:t>Definire</w:t>
      </w:r>
      <w:proofErr w:type="spellEnd"/>
      <w:r w:rsidR="004E5467">
        <w:rPr>
          <w:rFonts w:ascii="Segoe UI" w:hAnsi="Segoe UI" w:cs="Segoe UI"/>
          <w:sz w:val="21"/>
          <w:szCs w:val="21"/>
        </w:rPr>
        <w:t xml:space="preserve"> 3 pain </w:t>
      </w:r>
      <w:proofErr w:type="spellStart"/>
      <w:r w:rsidR="004E5467">
        <w:rPr>
          <w:rFonts w:ascii="Segoe UI" w:hAnsi="Segoe UI" w:cs="Segoe UI"/>
          <w:sz w:val="21"/>
          <w:szCs w:val="21"/>
        </w:rPr>
        <w:t>point</w:t>
      </w:r>
      <w:proofErr w:type="spellEnd"/>
      <w:r w:rsidR="004E5467">
        <w:rPr>
          <w:rFonts w:ascii="Segoe UI" w:hAnsi="Segoe UI" w:cs="Segoe UI"/>
          <w:sz w:val="21"/>
          <w:szCs w:val="21"/>
        </w:rPr>
        <w:t xml:space="preserve"> e </w:t>
      </w:r>
      <w:proofErr w:type="spellStart"/>
      <w:r w:rsidR="004E5467">
        <w:rPr>
          <w:rFonts w:ascii="Segoe UI" w:hAnsi="Segoe UI" w:cs="Segoe UI"/>
          <w:sz w:val="21"/>
          <w:szCs w:val="21"/>
        </w:rPr>
        <w:t>poi</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ricontattarli</w:t>
      </w:r>
      <w:proofErr w:type="spellEnd"/>
      <w:r w:rsidR="004E5467">
        <w:rPr>
          <w:rFonts w:ascii="Segoe UI" w:hAnsi="Segoe UI" w:cs="Segoe UI"/>
          <w:sz w:val="21"/>
          <w:szCs w:val="21"/>
        </w:rPr>
        <w:t xml:space="preserve"> di </w:t>
      </w:r>
      <w:proofErr w:type="spellStart"/>
      <w:r w:rsidR="004E5467">
        <w:rPr>
          <w:rFonts w:ascii="Segoe UI" w:hAnsi="Segoe UI" w:cs="Segoe UI"/>
          <w:sz w:val="21"/>
          <w:szCs w:val="21"/>
        </w:rPr>
        <w:t>volta</w:t>
      </w:r>
      <w:proofErr w:type="spellEnd"/>
      <w:r w:rsidR="004E5467">
        <w:rPr>
          <w:rFonts w:ascii="Segoe UI" w:hAnsi="Segoe UI" w:cs="Segoe UI"/>
          <w:sz w:val="21"/>
          <w:szCs w:val="21"/>
        </w:rPr>
        <w:t xml:space="preserve"> in </w:t>
      </w:r>
      <w:proofErr w:type="spellStart"/>
      <w:r w:rsidR="004E5467">
        <w:rPr>
          <w:rFonts w:ascii="Segoe UI" w:hAnsi="Segoe UI" w:cs="Segoe UI"/>
          <w:sz w:val="21"/>
          <w:szCs w:val="21"/>
        </w:rPr>
        <w:t>volta</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con</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un</w:t>
      </w:r>
      <w:proofErr w:type="spellEnd"/>
      <w:r w:rsidR="004E5467">
        <w:rPr>
          <w:rFonts w:ascii="Segoe UI" w:hAnsi="Segoe UI" w:cs="Segoe UI"/>
          <w:sz w:val="21"/>
          <w:szCs w:val="21"/>
        </w:rPr>
        <w:t xml:space="preserve"> pain </w:t>
      </w:r>
      <w:proofErr w:type="spellStart"/>
      <w:r w:rsidR="004E5467">
        <w:rPr>
          <w:rFonts w:ascii="Segoe UI" w:hAnsi="Segoe UI" w:cs="Segoe UI"/>
          <w:sz w:val="21"/>
          <w:szCs w:val="21"/>
        </w:rPr>
        <w:t>point</w:t>
      </w:r>
      <w:proofErr w:type="spellEnd"/>
    </w:p>
    <w:p w14:paraId="4EF77B6F" w14:textId="1637EBEE" w:rsidR="00491305" w:rsidRDefault="0034566F" w:rsidP="00491305">
      <w:pPr>
        <w:pStyle w:val="ListParagraph"/>
        <w:numPr>
          <w:ilvl w:val="1"/>
          <w:numId w:val="4"/>
        </w:numPr>
        <w:rPr>
          <w:rFonts w:ascii="Segoe UI" w:hAnsi="Segoe UI" w:cs="Segoe UI"/>
          <w:sz w:val="21"/>
          <w:szCs w:val="21"/>
        </w:rPr>
      </w:pPr>
      <w:r>
        <w:rPr>
          <w:rFonts w:ascii="Segoe UI" w:hAnsi="Segoe UI" w:cs="Segoe UI"/>
          <w:sz w:val="21"/>
          <w:szCs w:val="21"/>
        </w:rPr>
        <w:t xml:space="preserve">Cosa </w:t>
      </w:r>
      <w:proofErr w:type="spellStart"/>
      <w:r>
        <w:rPr>
          <w:rFonts w:ascii="Segoe UI" w:hAnsi="Segoe UI" w:cs="Segoe UI"/>
          <w:sz w:val="21"/>
          <w:szCs w:val="21"/>
        </w:rPr>
        <w:t>sono</w:t>
      </w:r>
      <w:proofErr w:type="spellEnd"/>
    </w:p>
    <w:p w14:paraId="7A62CD91" w14:textId="14930517" w:rsidR="0034566F" w:rsidRDefault="0034566F" w:rsidP="00491305">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Perchè</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oggi</w:t>
      </w:r>
      <w:proofErr w:type="spellEnd"/>
      <w:r w:rsidR="004E5467">
        <w:rPr>
          <w:rFonts w:ascii="Segoe UI" w:hAnsi="Segoe UI" w:cs="Segoe UI"/>
          <w:sz w:val="21"/>
          <w:szCs w:val="21"/>
        </w:rPr>
        <w:t xml:space="preserve"> ci </w:t>
      </w:r>
      <w:proofErr w:type="spellStart"/>
      <w:r w:rsidR="004E5467">
        <w:rPr>
          <w:rFonts w:ascii="Segoe UI" w:hAnsi="Segoe UI" w:cs="Segoe UI"/>
          <w:sz w:val="21"/>
          <w:szCs w:val="21"/>
        </w:rPr>
        <w:t>vogliono</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almeno</w:t>
      </w:r>
      <w:proofErr w:type="spellEnd"/>
      <w:r w:rsidR="004E5467">
        <w:rPr>
          <w:rFonts w:ascii="Segoe UI" w:hAnsi="Segoe UI" w:cs="Segoe UI"/>
          <w:sz w:val="21"/>
          <w:szCs w:val="21"/>
        </w:rPr>
        <w:t xml:space="preserve"> 16 </w:t>
      </w:r>
      <w:proofErr w:type="spellStart"/>
      <w:r w:rsidR="004E5467">
        <w:rPr>
          <w:rFonts w:ascii="Segoe UI" w:hAnsi="Segoe UI" w:cs="Segoe UI"/>
          <w:sz w:val="21"/>
          <w:szCs w:val="21"/>
        </w:rPr>
        <w:t>touch</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verso</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un</w:t>
      </w:r>
      <w:proofErr w:type="spellEnd"/>
      <w:r w:rsidR="004E5467">
        <w:rPr>
          <w:rFonts w:ascii="Segoe UI" w:hAnsi="Segoe UI" w:cs="Segoe UI"/>
          <w:sz w:val="21"/>
          <w:szCs w:val="21"/>
        </w:rPr>
        <w:t xml:space="preserve"> prospect prima </w:t>
      </w:r>
      <w:proofErr w:type="spellStart"/>
      <w:r w:rsidR="004E5467">
        <w:rPr>
          <w:rFonts w:ascii="Segoe UI" w:hAnsi="Segoe UI" w:cs="Segoe UI"/>
          <w:sz w:val="21"/>
          <w:szCs w:val="21"/>
        </w:rPr>
        <w:t>che</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diventi</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una</w:t>
      </w:r>
      <w:proofErr w:type="spellEnd"/>
      <w:r w:rsidR="004E5467">
        <w:rPr>
          <w:rFonts w:ascii="Segoe UI" w:hAnsi="Segoe UI" w:cs="Segoe UI"/>
          <w:sz w:val="21"/>
          <w:szCs w:val="21"/>
        </w:rPr>
        <w:t xml:space="preserve"> </w:t>
      </w:r>
      <w:proofErr w:type="spellStart"/>
      <w:r w:rsidR="004E5467">
        <w:rPr>
          <w:rFonts w:ascii="Segoe UI" w:hAnsi="Segoe UI" w:cs="Segoe UI"/>
          <w:sz w:val="21"/>
          <w:szCs w:val="21"/>
        </w:rPr>
        <w:t>lead</w:t>
      </w:r>
      <w:proofErr w:type="spellEnd"/>
    </w:p>
    <w:p w14:paraId="3A6E66D4" w14:textId="4FE7A463" w:rsidR="0034566F" w:rsidRDefault="00673418" w:rsidP="00491305">
      <w:pPr>
        <w:pStyle w:val="ListParagraph"/>
        <w:numPr>
          <w:ilvl w:val="1"/>
          <w:numId w:val="4"/>
        </w:numPr>
        <w:rPr>
          <w:rFonts w:ascii="Segoe UI" w:hAnsi="Segoe UI" w:cs="Segoe UI"/>
          <w:sz w:val="21"/>
          <w:szCs w:val="21"/>
        </w:rPr>
      </w:pPr>
      <w:r>
        <w:rPr>
          <w:rFonts w:ascii="Segoe UI" w:hAnsi="Segoe UI" w:cs="Segoe UI"/>
          <w:sz w:val="21"/>
          <w:szCs w:val="21"/>
        </w:rPr>
        <w:t>C</w:t>
      </w:r>
      <w:r w:rsidR="0034566F">
        <w:rPr>
          <w:rFonts w:ascii="Segoe UI" w:hAnsi="Segoe UI" w:cs="Segoe UI"/>
          <w:sz w:val="21"/>
          <w:szCs w:val="21"/>
        </w:rPr>
        <w:t>ome</w:t>
      </w:r>
    </w:p>
    <w:p w14:paraId="0377D406" w14:textId="77777777" w:rsidR="00673418" w:rsidRDefault="00673418" w:rsidP="00673418">
      <w:pPr>
        <w:pStyle w:val="ListParagraph"/>
        <w:ind w:left="1440"/>
        <w:rPr>
          <w:rFonts w:ascii="Segoe UI" w:hAnsi="Segoe UI" w:cs="Segoe UI"/>
          <w:sz w:val="21"/>
          <w:szCs w:val="21"/>
        </w:rPr>
      </w:pPr>
    </w:p>
    <w:p w14:paraId="158D5EA2" w14:textId="0B839AB8" w:rsidR="0034566F" w:rsidRDefault="0034566F" w:rsidP="0034566F">
      <w:pPr>
        <w:pStyle w:val="ListParagraph"/>
        <w:numPr>
          <w:ilvl w:val="0"/>
          <w:numId w:val="4"/>
        </w:numPr>
        <w:rPr>
          <w:rFonts w:ascii="Segoe UI" w:hAnsi="Segoe UI" w:cs="Segoe UI"/>
          <w:sz w:val="21"/>
          <w:szCs w:val="21"/>
        </w:rPr>
      </w:pPr>
      <w:proofErr w:type="spellStart"/>
      <w:r>
        <w:rPr>
          <w:rFonts w:ascii="Segoe UI" w:hAnsi="Segoe UI" w:cs="Segoe UI"/>
          <w:sz w:val="21"/>
          <w:szCs w:val="21"/>
        </w:rPr>
        <w:t>Social</w:t>
      </w:r>
      <w:proofErr w:type="spellEnd"/>
      <w:r>
        <w:rPr>
          <w:rFonts w:ascii="Segoe UI" w:hAnsi="Segoe UI" w:cs="Segoe UI"/>
          <w:sz w:val="21"/>
          <w:szCs w:val="21"/>
        </w:rPr>
        <w:t xml:space="preserve"> </w:t>
      </w:r>
      <w:proofErr w:type="spellStart"/>
      <w:r>
        <w:rPr>
          <w:rFonts w:ascii="Segoe UI" w:hAnsi="Segoe UI" w:cs="Segoe UI"/>
          <w:sz w:val="21"/>
          <w:szCs w:val="21"/>
        </w:rPr>
        <w:t>selling</w:t>
      </w:r>
      <w:proofErr w:type="spellEnd"/>
    </w:p>
    <w:p w14:paraId="52D335C5" w14:textId="759390C9" w:rsidR="0034566F" w:rsidRDefault="0034566F" w:rsidP="0034566F">
      <w:pPr>
        <w:pStyle w:val="ListParagraph"/>
        <w:numPr>
          <w:ilvl w:val="1"/>
          <w:numId w:val="4"/>
        </w:numPr>
        <w:rPr>
          <w:rFonts w:ascii="Segoe UI" w:hAnsi="Segoe UI" w:cs="Segoe UI"/>
          <w:sz w:val="21"/>
          <w:szCs w:val="21"/>
        </w:rPr>
      </w:pPr>
      <w:r>
        <w:rPr>
          <w:rFonts w:ascii="Segoe UI" w:hAnsi="Segoe UI" w:cs="Segoe UI"/>
          <w:sz w:val="21"/>
          <w:szCs w:val="21"/>
        </w:rPr>
        <w:t>Cosa è</w:t>
      </w:r>
      <w:r w:rsidR="00371B7E">
        <w:rPr>
          <w:rFonts w:ascii="Segoe UI" w:hAnsi="Segoe UI" w:cs="Segoe UI"/>
          <w:sz w:val="21"/>
          <w:szCs w:val="21"/>
        </w:rPr>
        <w:t xml:space="preserve">: </w:t>
      </w:r>
      <w:r w:rsidR="00371B7E" w:rsidRPr="00371B7E">
        <w:rPr>
          <w:rFonts w:ascii="Segoe UI" w:hAnsi="Segoe UI" w:cs="Segoe UI"/>
          <w:sz w:val="21"/>
          <w:szCs w:val="21"/>
        </w:rPr>
        <w:t xml:space="preserve">a modern </w:t>
      </w:r>
      <w:proofErr w:type="spellStart"/>
      <w:r w:rsidR="00371B7E" w:rsidRPr="00371B7E">
        <w:rPr>
          <w:rFonts w:ascii="Segoe UI" w:hAnsi="Segoe UI" w:cs="Segoe UI"/>
          <w:sz w:val="21"/>
          <w:szCs w:val="21"/>
        </w:rPr>
        <w:t>sales</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approach</w:t>
      </w:r>
      <w:proofErr w:type="spellEnd"/>
      <w:r w:rsidR="00371B7E" w:rsidRPr="00371B7E">
        <w:rPr>
          <w:rFonts w:ascii="Segoe UI" w:hAnsi="Segoe UI" w:cs="Segoe UI"/>
          <w:sz w:val="21"/>
          <w:szCs w:val="21"/>
        </w:rPr>
        <w:t xml:space="preserve"> that </w:t>
      </w:r>
      <w:proofErr w:type="spellStart"/>
      <w:r w:rsidR="00371B7E" w:rsidRPr="00371B7E">
        <w:rPr>
          <w:rFonts w:ascii="Segoe UI" w:hAnsi="Segoe UI" w:cs="Segoe UI"/>
          <w:sz w:val="21"/>
          <w:szCs w:val="21"/>
        </w:rPr>
        <w:t>utilizes</w:t>
      </w:r>
      <w:proofErr w:type="spellEnd"/>
      <w:r w:rsidR="00371B7E" w:rsidRPr="00371B7E">
        <w:rPr>
          <w:rFonts w:ascii="Segoe UI" w:hAnsi="Segoe UI" w:cs="Segoe UI"/>
          <w:sz w:val="21"/>
          <w:szCs w:val="21"/>
        </w:rPr>
        <w:t xml:space="preserve"> social </w:t>
      </w:r>
      <w:proofErr w:type="spellStart"/>
      <w:r w:rsidR="00371B7E" w:rsidRPr="00371B7E">
        <w:rPr>
          <w:rFonts w:ascii="Segoe UI" w:hAnsi="Segoe UI" w:cs="Segoe UI"/>
          <w:sz w:val="21"/>
          <w:szCs w:val="21"/>
        </w:rPr>
        <w:t>media</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to</w:t>
      </w:r>
      <w:proofErr w:type="spellEnd"/>
      <w:r w:rsidR="00371B7E" w:rsidRPr="00371B7E">
        <w:rPr>
          <w:rFonts w:ascii="Segoe UI" w:hAnsi="Segoe UI" w:cs="Segoe UI"/>
          <w:sz w:val="21"/>
          <w:szCs w:val="21"/>
        </w:rPr>
        <w:t xml:space="preserve"> connect </w:t>
      </w:r>
      <w:proofErr w:type="spellStart"/>
      <w:r w:rsidR="00371B7E" w:rsidRPr="00371B7E">
        <w:rPr>
          <w:rFonts w:ascii="Segoe UI" w:hAnsi="Segoe UI" w:cs="Segoe UI"/>
          <w:sz w:val="21"/>
          <w:szCs w:val="21"/>
        </w:rPr>
        <w:t>with</w:t>
      </w:r>
      <w:proofErr w:type="spellEnd"/>
      <w:r w:rsidR="00371B7E" w:rsidRPr="00371B7E">
        <w:rPr>
          <w:rFonts w:ascii="Segoe UI" w:hAnsi="Segoe UI" w:cs="Segoe UI"/>
          <w:sz w:val="21"/>
          <w:szCs w:val="21"/>
        </w:rPr>
        <w:t xml:space="preserve"> and </w:t>
      </w:r>
      <w:proofErr w:type="spellStart"/>
      <w:r w:rsidR="00371B7E" w:rsidRPr="00371B7E">
        <w:rPr>
          <w:rFonts w:ascii="Segoe UI" w:hAnsi="Segoe UI" w:cs="Segoe UI"/>
          <w:sz w:val="21"/>
          <w:szCs w:val="21"/>
        </w:rPr>
        <w:t>build</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relationships</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with</w:t>
      </w:r>
      <w:proofErr w:type="spellEnd"/>
      <w:r w:rsidR="00371B7E" w:rsidRPr="00371B7E">
        <w:rPr>
          <w:rFonts w:ascii="Segoe UI" w:hAnsi="Segoe UI" w:cs="Segoe UI"/>
          <w:sz w:val="21"/>
          <w:szCs w:val="21"/>
        </w:rPr>
        <w:t xml:space="preserve"> potential </w:t>
      </w:r>
      <w:proofErr w:type="spellStart"/>
      <w:r w:rsidR="00371B7E" w:rsidRPr="00371B7E">
        <w:rPr>
          <w:rFonts w:ascii="Segoe UI" w:hAnsi="Segoe UI" w:cs="Segoe UI"/>
          <w:sz w:val="21"/>
          <w:szCs w:val="21"/>
        </w:rPr>
        <w:t>customers</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aiming</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to</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foster</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trust</w:t>
      </w:r>
      <w:proofErr w:type="spellEnd"/>
      <w:r w:rsidR="00371B7E" w:rsidRPr="00371B7E">
        <w:rPr>
          <w:rFonts w:ascii="Segoe UI" w:hAnsi="Segoe UI" w:cs="Segoe UI"/>
          <w:sz w:val="21"/>
          <w:szCs w:val="21"/>
        </w:rPr>
        <w:t xml:space="preserve"> and </w:t>
      </w:r>
      <w:proofErr w:type="spellStart"/>
      <w:r w:rsidR="00371B7E" w:rsidRPr="00371B7E">
        <w:rPr>
          <w:rFonts w:ascii="Segoe UI" w:hAnsi="Segoe UI" w:cs="Segoe UI"/>
          <w:sz w:val="21"/>
          <w:szCs w:val="21"/>
        </w:rPr>
        <w:t>ultimately</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drive</w:t>
      </w:r>
      <w:proofErr w:type="spellEnd"/>
      <w:r w:rsidR="00371B7E" w:rsidRPr="00371B7E">
        <w:rPr>
          <w:rFonts w:ascii="Segoe UI" w:hAnsi="Segoe UI" w:cs="Segoe UI"/>
          <w:sz w:val="21"/>
          <w:szCs w:val="21"/>
        </w:rPr>
        <w:t xml:space="preserve"> </w:t>
      </w:r>
      <w:proofErr w:type="spellStart"/>
      <w:r w:rsidR="00371B7E" w:rsidRPr="00371B7E">
        <w:rPr>
          <w:rFonts w:ascii="Segoe UI" w:hAnsi="Segoe UI" w:cs="Segoe UI"/>
          <w:sz w:val="21"/>
          <w:szCs w:val="21"/>
        </w:rPr>
        <w:t>sales</w:t>
      </w:r>
      <w:proofErr w:type="spellEnd"/>
    </w:p>
    <w:p w14:paraId="2D996844" w14:textId="6490CC1D" w:rsidR="0034566F" w:rsidRDefault="0034566F" w:rsidP="0034566F">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Perchè</w:t>
      </w:r>
      <w:proofErr w:type="spellEnd"/>
      <w:r w:rsidR="00371B7E">
        <w:rPr>
          <w:rFonts w:ascii="Segoe UI" w:hAnsi="Segoe UI" w:cs="Segoe UI"/>
          <w:sz w:val="21"/>
          <w:szCs w:val="21"/>
        </w:rPr>
        <w:t xml:space="preserve">: le </w:t>
      </w:r>
      <w:proofErr w:type="spellStart"/>
      <w:r w:rsidR="00371B7E">
        <w:rPr>
          <w:rFonts w:ascii="Segoe UI" w:hAnsi="Segoe UI" w:cs="Segoe UI"/>
          <w:sz w:val="21"/>
          <w:szCs w:val="21"/>
        </w:rPr>
        <w:t>persone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comprano</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dalle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persone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Creiamo</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una</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presenza</w:t>
      </w:r>
      <w:proofErr w:type="spellEnd"/>
      <w:r w:rsidR="00371B7E">
        <w:rPr>
          <w:rFonts w:ascii="Segoe UI" w:hAnsi="Segoe UI" w:cs="Segoe UI"/>
          <w:sz w:val="21"/>
          <w:szCs w:val="21"/>
        </w:rPr>
        <w:t xml:space="preserve"> e </w:t>
      </w:r>
      <w:proofErr w:type="spellStart"/>
      <w:r w:rsidR="00371B7E">
        <w:rPr>
          <w:rFonts w:ascii="Segoe UI" w:hAnsi="Segoe UI" w:cs="Segoe UI"/>
          <w:sz w:val="21"/>
          <w:szCs w:val="21"/>
        </w:rPr>
        <w:t>attiriamo</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piuttosto</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che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doverli</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ingaggiare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cosi</w:t>
      </w:r>
      <w:proofErr w:type="spellEnd"/>
      <w:r w:rsidR="00371B7E">
        <w:rPr>
          <w:rFonts w:ascii="Segoe UI" w:hAnsi="Segoe UI" w:cs="Segoe UI"/>
          <w:sz w:val="21"/>
          <w:szCs w:val="21"/>
        </w:rPr>
        <w:t xml:space="preserve"> da </w:t>
      </w:r>
      <w:proofErr w:type="spellStart"/>
      <w:r w:rsidR="00371B7E">
        <w:rPr>
          <w:rFonts w:ascii="Segoe UI" w:hAnsi="Segoe UI" w:cs="Segoe UI"/>
          <w:sz w:val="21"/>
          <w:szCs w:val="21"/>
        </w:rPr>
        <w:t>zero</w:t>
      </w:r>
      <w:proofErr w:type="spellEnd"/>
      <w:r w:rsidR="00371B7E">
        <w:rPr>
          <w:rFonts w:ascii="Segoe UI" w:hAnsi="Segoe UI" w:cs="Segoe UI"/>
          <w:sz w:val="21"/>
          <w:szCs w:val="21"/>
        </w:rPr>
        <w:t xml:space="preserve">. </w:t>
      </w:r>
    </w:p>
    <w:p w14:paraId="5140C0AB" w14:textId="1D6A7B7F" w:rsidR="0034566F" w:rsidRDefault="006C0FC3" w:rsidP="0034566F">
      <w:pPr>
        <w:pStyle w:val="ListParagraph"/>
        <w:numPr>
          <w:ilvl w:val="1"/>
          <w:numId w:val="4"/>
        </w:numPr>
        <w:rPr>
          <w:rFonts w:ascii="Segoe UI" w:hAnsi="Segoe UI" w:cs="Segoe UI"/>
          <w:sz w:val="21"/>
          <w:szCs w:val="21"/>
        </w:rPr>
      </w:pPr>
      <w:r>
        <w:rPr>
          <w:rFonts w:ascii="Segoe UI" w:hAnsi="Segoe UI" w:cs="Segoe UI"/>
          <w:sz w:val="21"/>
          <w:szCs w:val="21"/>
        </w:rPr>
        <w:t>C</w:t>
      </w:r>
      <w:r w:rsidR="0034566F">
        <w:rPr>
          <w:rFonts w:ascii="Segoe UI" w:hAnsi="Segoe UI" w:cs="Segoe UI"/>
          <w:sz w:val="21"/>
          <w:szCs w:val="21"/>
        </w:rPr>
        <w:t>ome</w:t>
      </w:r>
      <w:r w:rsidR="002C42FC">
        <w:rPr>
          <w:rFonts w:ascii="Segoe UI" w:hAnsi="Segoe UI" w:cs="Segoe UI"/>
          <w:sz w:val="21"/>
          <w:szCs w:val="21"/>
        </w:rPr>
        <w:t xml:space="preserve">: </w:t>
      </w:r>
      <w:proofErr w:type="spellStart"/>
      <w:r w:rsidR="002C42FC">
        <w:rPr>
          <w:rFonts w:ascii="Segoe UI" w:hAnsi="Segoe UI" w:cs="Segoe UI"/>
          <w:sz w:val="21"/>
          <w:szCs w:val="21"/>
        </w:rPr>
        <w:t>definire</w:t>
      </w:r>
      <w:proofErr w:type="spellEnd"/>
      <w:r w:rsidR="002C42FC">
        <w:rPr>
          <w:rFonts w:ascii="Segoe UI" w:hAnsi="Segoe UI" w:cs="Segoe UI"/>
          <w:sz w:val="21"/>
          <w:szCs w:val="21"/>
        </w:rPr>
        <w:t xml:space="preserve"> die </w:t>
      </w:r>
      <w:proofErr w:type="spellStart"/>
      <w:r w:rsidR="002C42FC">
        <w:rPr>
          <w:rFonts w:ascii="Segoe UI" w:hAnsi="Segoe UI" w:cs="Segoe UI"/>
          <w:sz w:val="21"/>
          <w:szCs w:val="21"/>
        </w:rPr>
        <w:t>piani</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editoriali</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con</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un</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senso</w:t>
      </w:r>
      <w:proofErr w:type="spellEnd"/>
      <w:r w:rsidR="002C42FC">
        <w:rPr>
          <w:rFonts w:ascii="Segoe UI" w:hAnsi="Segoe UI" w:cs="Segoe UI"/>
          <w:sz w:val="21"/>
          <w:szCs w:val="21"/>
        </w:rPr>
        <w:t xml:space="preserve">, non </w:t>
      </w:r>
      <w:proofErr w:type="spellStart"/>
      <w:r w:rsidR="002C42FC">
        <w:rPr>
          <w:rFonts w:ascii="Segoe UI" w:hAnsi="Segoe UI" w:cs="Segoe UI"/>
          <w:sz w:val="21"/>
          <w:szCs w:val="21"/>
        </w:rPr>
        <w:t>parliamo</w:t>
      </w:r>
      <w:proofErr w:type="spellEnd"/>
      <w:r w:rsidR="002C42FC">
        <w:rPr>
          <w:rFonts w:ascii="Segoe UI" w:hAnsi="Segoe UI" w:cs="Segoe UI"/>
          <w:sz w:val="21"/>
          <w:szCs w:val="21"/>
        </w:rPr>
        <w:t xml:space="preserve"> di </w:t>
      </w:r>
      <w:proofErr w:type="spellStart"/>
      <w:r w:rsidR="002C42FC">
        <w:rPr>
          <w:rFonts w:ascii="Segoe UI" w:hAnsi="Segoe UI" w:cs="Segoe UI"/>
          <w:sz w:val="21"/>
          <w:szCs w:val="21"/>
        </w:rPr>
        <w:t>noi</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ma</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magari</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degli</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stessi</w:t>
      </w:r>
      <w:proofErr w:type="spellEnd"/>
      <w:r w:rsidR="002C42FC">
        <w:rPr>
          <w:rFonts w:ascii="Segoe UI" w:hAnsi="Segoe UI" w:cs="Segoe UI"/>
          <w:sz w:val="21"/>
          <w:szCs w:val="21"/>
        </w:rPr>
        <w:t xml:space="preserve"> pain </w:t>
      </w:r>
      <w:proofErr w:type="spellStart"/>
      <w:r w:rsidR="002C42FC">
        <w:rPr>
          <w:rFonts w:ascii="Segoe UI" w:hAnsi="Segoe UI" w:cs="Segoe UI"/>
          <w:sz w:val="21"/>
          <w:szCs w:val="21"/>
        </w:rPr>
        <w:t>che</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risolviamo</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Possiamo</w:t>
      </w:r>
      <w:proofErr w:type="spellEnd"/>
      <w:r w:rsidR="002C42FC">
        <w:rPr>
          <w:rFonts w:ascii="Segoe UI" w:hAnsi="Segoe UI" w:cs="Segoe UI"/>
          <w:sz w:val="21"/>
          <w:szCs w:val="21"/>
        </w:rPr>
        <w:t xml:space="preserve"> </w:t>
      </w:r>
      <w:proofErr w:type="spellStart"/>
      <w:r w:rsidR="002C42FC">
        <w:rPr>
          <w:rFonts w:ascii="Segoe UI" w:hAnsi="Segoe UI" w:cs="Segoe UI"/>
          <w:sz w:val="21"/>
          <w:szCs w:val="21"/>
        </w:rPr>
        <w:t>condividerli</w:t>
      </w:r>
      <w:proofErr w:type="spellEnd"/>
      <w:r w:rsidR="002C42FC">
        <w:rPr>
          <w:rFonts w:ascii="Segoe UI" w:hAnsi="Segoe UI" w:cs="Segoe UI"/>
          <w:sz w:val="21"/>
          <w:szCs w:val="21"/>
        </w:rPr>
        <w:t xml:space="preserve"> </w:t>
      </w:r>
    </w:p>
    <w:p w14:paraId="04CFC8BA" w14:textId="6F06B5BD" w:rsidR="006C0FC3" w:rsidRDefault="006C0FC3" w:rsidP="006C0FC3">
      <w:pPr>
        <w:pStyle w:val="ListParagraph"/>
        <w:numPr>
          <w:ilvl w:val="0"/>
          <w:numId w:val="4"/>
        </w:numPr>
        <w:rPr>
          <w:rFonts w:ascii="Segoe UI" w:hAnsi="Segoe UI" w:cs="Segoe UI"/>
          <w:sz w:val="21"/>
          <w:szCs w:val="21"/>
        </w:rPr>
      </w:pPr>
      <w:proofErr w:type="spellStart"/>
      <w:r>
        <w:rPr>
          <w:rFonts w:ascii="Segoe UI" w:hAnsi="Segoe UI" w:cs="Segoe UI"/>
          <w:sz w:val="21"/>
          <w:szCs w:val="21"/>
        </w:rPr>
        <w:t>Contenuti</w:t>
      </w:r>
      <w:proofErr w:type="spellEnd"/>
      <w:r>
        <w:rPr>
          <w:rFonts w:ascii="Segoe UI" w:hAnsi="Segoe UI" w:cs="Segoe UI"/>
          <w:sz w:val="21"/>
          <w:szCs w:val="21"/>
        </w:rPr>
        <w:t xml:space="preserve"> </w:t>
      </w:r>
      <w:proofErr w:type="spellStart"/>
      <w:r>
        <w:rPr>
          <w:rFonts w:ascii="Segoe UI" w:hAnsi="Segoe UI" w:cs="Segoe UI"/>
          <w:sz w:val="21"/>
          <w:szCs w:val="21"/>
        </w:rPr>
        <w:t>gated</w:t>
      </w:r>
      <w:proofErr w:type="spellEnd"/>
      <w:r w:rsidR="00673418" w:rsidRPr="00673418">
        <w:rPr>
          <w:rFonts w:ascii="Segoe UI" w:hAnsi="Segoe UI" w:cs="Segoe UI"/>
          <w:sz w:val="21"/>
          <w:szCs w:val="21"/>
        </w:rPr>
        <w:sym w:font="Wingdings" w:char="F0E0"/>
      </w:r>
      <w:r w:rsidR="00673418">
        <w:rPr>
          <w:rFonts w:ascii="Segoe UI" w:hAnsi="Segoe UI" w:cs="Segoe UI"/>
          <w:sz w:val="21"/>
          <w:szCs w:val="21"/>
        </w:rPr>
        <w:t xml:space="preserve"> </w:t>
      </w:r>
      <w:proofErr w:type="spellStart"/>
      <w:r w:rsidR="00371B7E">
        <w:rPr>
          <w:rFonts w:ascii="Segoe UI" w:hAnsi="Segoe UI" w:cs="Segoe UI"/>
          <w:sz w:val="21"/>
          <w:szCs w:val="21"/>
        </w:rPr>
        <w:t>posso</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creare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una</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sorta</w:t>
      </w:r>
      <w:proofErr w:type="spellEnd"/>
      <w:r w:rsidR="00371B7E">
        <w:rPr>
          <w:rFonts w:ascii="Segoe UI" w:hAnsi="Segoe UI" w:cs="Segoe UI"/>
          <w:sz w:val="21"/>
          <w:szCs w:val="21"/>
        </w:rPr>
        <w:t xml:space="preserve"> di </w:t>
      </w:r>
      <w:proofErr w:type="spellStart"/>
      <w:r w:rsidR="00371B7E">
        <w:rPr>
          <w:rFonts w:ascii="Segoe UI" w:hAnsi="Segoe UI" w:cs="Segoe UI"/>
          <w:sz w:val="21"/>
          <w:szCs w:val="21"/>
        </w:rPr>
        <w:t>pagina</w:t>
      </w:r>
      <w:proofErr w:type="spellEnd"/>
      <w:r w:rsidR="00371B7E">
        <w:rPr>
          <w:rFonts w:ascii="Segoe UI" w:hAnsi="Segoe UI" w:cs="Segoe UI"/>
          <w:sz w:val="21"/>
          <w:szCs w:val="21"/>
        </w:rPr>
        <w:t xml:space="preserve"> personale </w:t>
      </w:r>
      <w:proofErr w:type="spellStart"/>
      <w:r w:rsidR="00371B7E">
        <w:rPr>
          <w:rFonts w:ascii="Segoe UI" w:hAnsi="Segoe UI" w:cs="Segoe UI"/>
          <w:sz w:val="21"/>
          <w:szCs w:val="21"/>
        </w:rPr>
        <w:t>dove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pubblicare</w:t>
      </w:r>
      <w:proofErr w:type="spellEnd"/>
      <w:r w:rsidR="00371B7E">
        <w:rPr>
          <w:rFonts w:ascii="Segoe UI" w:hAnsi="Segoe UI" w:cs="Segoe UI"/>
          <w:sz w:val="21"/>
          <w:szCs w:val="21"/>
        </w:rPr>
        <w:t xml:space="preserve"> die </w:t>
      </w:r>
      <w:proofErr w:type="spellStart"/>
      <w:r w:rsidR="00371B7E">
        <w:rPr>
          <w:rFonts w:ascii="Segoe UI" w:hAnsi="Segoe UI" w:cs="Segoe UI"/>
          <w:sz w:val="21"/>
          <w:szCs w:val="21"/>
        </w:rPr>
        <w:t>contenuti</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rielaborati</w:t>
      </w:r>
      <w:proofErr w:type="spellEnd"/>
      <w:r w:rsidR="00371B7E">
        <w:rPr>
          <w:rFonts w:ascii="Segoe UI" w:hAnsi="Segoe UI" w:cs="Segoe UI"/>
          <w:sz w:val="21"/>
          <w:szCs w:val="21"/>
        </w:rPr>
        <w:t xml:space="preserve"> di </w:t>
      </w:r>
      <w:proofErr w:type="spellStart"/>
      <w:r w:rsidR="00371B7E">
        <w:rPr>
          <w:rFonts w:ascii="Segoe UI" w:hAnsi="Segoe UI" w:cs="Segoe UI"/>
          <w:sz w:val="21"/>
          <w:szCs w:val="21"/>
        </w:rPr>
        <w:t>whitepaper</w:t>
      </w:r>
      <w:proofErr w:type="spellEnd"/>
      <w:r w:rsidR="00371B7E">
        <w:rPr>
          <w:rFonts w:ascii="Segoe UI" w:hAnsi="Segoe UI" w:cs="Segoe UI"/>
          <w:sz w:val="21"/>
          <w:szCs w:val="21"/>
        </w:rPr>
        <w:t>(</w:t>
      </w:r>
      <w:proofErr w:type="spellStart"/>
      <w:r w:rsidR="00371B7E">
        <w:rPr>
          <w:rFonts w:ascii="Segoe UI" w:hAnsi="Segoe UI" w:cs="Segoe UI"/>
          <w:sz w:val="21"/>
          <w:szCs w:val="21"/>
        </w:rPr>
        <w:t>brochure</w:t>
      </w:r>
      <w:proofErr w:type="spellEnd"/>
      <w:r w:rsidR="00371B7E">
        <w:rPr>
          <w:rFonts w:ascii="Segoe UI" w:hAnsi="Segoe UI" w:cs="Segoe UI"/>
          <w:sz w:val="21"/>
          <w:szCs w:val="21"/>
        </w:rPr>
        <w:t>/</w:t>
      </w:r>
      <w:proofErr w:type="spellStart"/>
      <w:r w:rsidR="00371B7E">
        <w:rPr>
          <w:rFonts w:ascii="Segoe UI" w:hAnsi="Segoe UI" w:cs="Segoe UI"/>
          <w:sz w:val="21"/>
          <w:szCs w:val="21"/>
        </w:rPr>
        <w:t>case</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studies</w:t>
      </w:r>
      <w:proofErr w:type="spellEnd"/>
      <w:r w:rsidR="00371B7E">
        <w:rPr>
          <w:rFonts w:ascii="Segoe UI" w:hAnsi="Segoe UI" w:cs="Segoe UI"/>
          <w:sz w:val="21"/>
          <w:szCs w:val="21"/>
        </w:rPr>
        <w:t xml:space="preserve"> di </w:t>
      </w:r>
      <w:proofErr w:type="spellStart"/>
      <w:r w:rsidR="00371B7E">
        <w:rPr>
          <w:rFonts w:ascii="Segoe UI" w:hAnsi="Segoe UI" w:cs="Segoe UI"/>
          <w:sz w:val="21"/>
          <w:szCs w:val="21"/>
        </w:rPr>
        <w:t>seeburger</w:t>
      </w:r>
      <w:proofErr w:type="spellEnd"/>
      <w:r w:rsidR="00371B7E">
        <w:rPr>
          <w:rFonts w:ascii="Segoe UI" w:hAnsi="Segoe UI" w:cs="Segoe UI"/>
          <w:sz w:val="21"/>
          <w:szCs w:val="21"/>
        </w:rPr>
        <w:t>?</w:t>
      </w:r>
    </w:p>
    <w:p w14:paraId="7CDA5BAF" w14:textId="3FCED902" w:rsidR="006C0FC3" w:rsidRDefault="006C0FC3" w:rsidP="006C0FC3">
      <w:pPr>
        <w:pStyle w:val="ListParagraph"/>
        <w:numPr>
          <w:ilvl w:val="1"/>
          <w:numId w:val="4"/>
        </w:numPr>
        <w:rPr>
          <w:rFonts w:ascii="Segoe UI" w:hAnsi="Segoe UI" w:cs="Segoe UI"/>
          <w:sz w:val="21"/>
          <w:szCs w:val="21"/>
        </w:rPr>
      </w:pPr>
      <w:r>
        <w:rPr>
          <w:rFonts w:ascii="Segoe UI" w:hAnsi="Segoe UI" w:cs="Segoe UI"/>
          <w:sz w:val="21"/>
          <w:szCs w:val="21"/>
        </w:rPr>
        <w:lastRenderedPageBreak/>
        <w:t xml:space="preserve">Cosa </w:t>
      </w:r>
      <w:proofErr w:type="spellStart"/>
      <w:r>
        <w:rPr>
          <w:rFonts w:ascii="Segoe UI" w:hAnsi="Segoe UI" w:cs="Segoe UI"/>
          <w:sz w:val="21"/>
          <w:szCs w:val="21"/>
        </w:rPr>
        <w:t>sono</w:t>
      </w:r>
      <w:proofErr w:type="spellEnd"/>
    </w:p>
    <w:p w14:paraId="7D67EE3A" w14:textId="52E07485" w:rsidR="006C0FC3" w:rsidRDefault="006C0FC3" w:rsidP="006C0FC3">
      <w:pPr>
        <w:pStyle w:val="ListParagraph"/>
        <w:numPr>
          <w:ilvl w:val="1"/>
          <w:numId w:val="4"/>
        </w:numPr>
        <w:rPr>
          <w:rFonts w:ascii="Segoe UI" w:hAnsi="Segoe UI" w:cs="Segoe UI"/>
          <w:sz w:val="21"/>
          <w:szCs w:val="21"/>
        </w:rPr>
      </w:pPr>
      <w:proofErr w:type="spellStart"/>
      <w:r>
        <w:rPr>
          <w:rFonts w:ascii="Segoe UI" w:hAnsi="Segoe UI" w:cs="Segoe UI"/>
          <w:sz w:val="21"/>
          <w:szCs w:val="21"/>
        </w:rPr>
        <w:t>Perchè</w:t>
      </w:r>
      <w:proofErr w:type="spellEnd"/>
      <w:r w:rsidR="00371B7E">
        <w:rPr>
          <w:rFonts w:ascii="Segoe UI" w:hAnsi="Segoe UI" w:cs="Segoe UI"/>
          <w:sz w:val="21"/>
          <w:szCs w:val="21"/>
        </w:rPr>
        <w:t xml:space="preserve">: </w:t>
      </w:r>
      <w:proofErr w:type="spellStart"/>
      <w:r w:rsidR="00371B7E">
        <w:rPr>
          <w:rFonts w:ascii="Segoe UI" w:hAnsi="Segoe UI" w:cs="Segoe UI"/>
          <w:sz w:val="21"/>
          <w:szCs w:val="21"/>
        </w:rPr>
        <w:t>raccogliere</w:t>
      </w:r>
      <w:proofErr w:type="spellEnd"/>
      <w:r w:rsidR="00371B7E">
        <w:rPr>
          <w:rFonts w:ascii="Segoe UI" w:hAnsi="Segoe UI" w:cs="Segoe UI"/>
          <w:sz w:val="21"/>
          <w:szCs w:val="21"/>
        </w:rPr>
        <w:t xml:space="preserve"> più </w:t>
      </w:r>
      <w:proofErr w:type="spellStart"/>
      <w:r w:rsidR="00371B7E">
        <w:rPr>
          <w:rFonts w:ascii="Segoe UI" w:hAnsi="Segoe UI" w:cs="Segoe UI"/>
          <w:sz w:val="21"/>
          <w:szCs w:val="21"/>
        </w:rPr>
        <w:t>contatti</w:t>
      </w:r>
      <w:proofErr w:type="spellEnd"/>
      <w:r w:rsidR="00371B7E">
        <w:rPr>
          <w:rFonts w:ascii="Segoe UI" w:hAnsi="Segoe UI" w:cs="Segoe UI"/>
          <w:sz w:val="21"/>
          <w:szCs w:val="21"/>
        </w:rPr>
        <w:t xml:space="preserve"> da </w:t>
      </w:r>
      <w:proofErr w:type="spellStart"/>
      <w:r w:rsidR="00371B7E">
        <w:rPr>
          <w:rFonts w:ascii="Segoe UI" w:hAnsi="Segoe UI" w:cs="Segoe UI"/>
          <w:sz w:val="21"/>
          <w:szCs w:val="21"/>
        </w:rPr>
        <w:t>lavorare</w:t>
      </w:r>
      <w:proofErr w:type="spellEnd"/>
    </w:p>
    <w:p w14:paraId="1C838A9B" w14:textId="45954711" w:rsidR="006C0FC3" w:rsidRDefault="006C0FC3" w:rsidP="006C0FC3">
      <w:pPr>
        <w:pStyle w:val="ListParagraph"/>
        <w:numPr>
          <w:ilvl w:val="1"/>
          <w:numId w:val="4"/>
        </w:numPr>
        <w:rPr>
          <w:rFonts w:ascii="Segoe UI" w:hAnsi="Segoe UI" w:cs="Segoe UI"/>
          <w:sz w:val="21"/>
          <w:szCs w:val="21"/>
        </w:rPr>
      </w:pPr>
      <w:r>
        <w:rPr>
          <w:rFonts w:ascii="Segoe UI" w:hAnsi="Segoe UI" w:cs="Segoe UI"/>
          <w:sz w:val="21"/>
          <w:szCs w:val="21"/>
        </w:rPr>
        <w:t>Come</w:t>
      </w:r>
    </w:p>
    <w:p w14:paraId="33E219FB" w14:textId="6AFC8DE4" w:rsidR="006C0FC3" w:rsidRDefault="007C32D1" w:rsidP="007C32D1">
      <w:pPr>
        <w:pStyle w:val="ListParagraph"/>
        <w:numPr>
          <w:ilvl w:val="0"/>
          <w:numId w:val="4"/>
        </w:numPr>
        <w:rPr>
          <w:rFonts w:ascii="Segoe UI" w:hAnsi="Segoe UI" w:cs="Segoe UI"/>
          <w:sz w:val="21"/>
          <w:szCs w:val="21"/>
        </w:rPr>
      </w:pPr>
      <w:proofErr w:type="spellStart"/>
      <w:r>
        <w:rPr>
          <w:rFonts w:ascii="Segoe UI" w:hAnsi="Segoe UI" w:cs="Segoe UI"/>
          <w:sz w:val="21"/>
          <w:szCs w:val="21"/>
        </w:rPr>
        <w:t>Competitor</w:t>
      </w:r>
      <w:proofErr w:type="spellEnd"/>
      <w:r>
        <w:rPr>
          <w:rFonts w:ascii="Segoe UI" w:hAnsi="Segoe UI" w:cs="Segoe UI"/>
          <w:sz w:val="21"/>
          <w:szCs w:val="21"/>
        </w:rPr>
        <w:t xml:space="preserve"> </w:t>
      </w:r>
      <w:proofErr w:type="spellStart"/>
      <w:r>
        <w:rPr>
          <w:rFonts w:ascii="Segoe UI" w:hAnsi="Segoe UI" w:cs="Segoe UI"/>
          <w:sz w:val="21"/>
          <w:szCs w:val="21"/>
        </w:rPr>
        <w:t>analysis</w:t>
      </w:r>
      <w:proofErr w:type="spellEnd"/>
    </w:p>
    <w:p w14:paraId="75DC4EAC" w14:textId="326B2E09" w:rsidR="00CC0C4F" w:rsidRDefault="00CC0C4F" w:rsidP="00CC0C4F">
      <w:pPr>
        <w:rPr>
          <w:rFonts w:ascii="Segoe UI" w:hAnsi="Segoe UI" w:cs="Segoe UI"/>
          <w:sz w:val="21"/>
          <w:szCs w:val="21"/>
        </w:rPr>
      </w:pPr>
    </w:p>
    <w:p w14:paraId="12063A05" w14:textId="1540F188" w:rsidR="00A53EBF" w:rsidRDefault="00CC0C4F" w:rsidP="00A53EBF">
      <w:pPr>
        <w:pStyle w:val="ListParagraph"/>
        <w:numPr>
          <w:ilvl w:val="0"/>
          <w:numId w:val="4"/>
        </w:numPr>
        <w:rPr>
          <w:rFonts w:ascii="Segoe UI" w:hAnsi="Segoe UI" w:cs="Segoe UI"/>
          <w:sz w:val="21"/>
          <w:szCs w:val="21"/>
        </w:rPr>
      </w:pPr>
      <w:r>
        <w:rPr>
          <w:rFonts w:ascii="Segoe UI" w:hAnsi="Segoe UI" w:cs="Segoe UI"/>
          <w:sz w:val="21"/>
          <w:szCs w:val="21"/>
        </w:rPr>
        <w:t xml:space="preserve">Tempi di </w:t>
      </w:r>
      <w:proofErr w:type="spellStart"/>
      <w:r>
        <w:rPr>
          <w:rFonts w:ascii="Segoe UI" w:hAnsi="Segoe UI" w:cs="Segoe UI"/>
          <w:sz w:val="21"/>
          <w:szCs w:val="21"/>
        </w:rPr>
        <w:t>risposta</w:t>
      </w:r>
      <w:proofErr w:type="spellEnd"/>
      <w:r>
        <w:rPr>
          <w:rFonts w:ascii="Segoe UI" w:hAnsi="Segoe UI" w:cs="Segoe UI"/>
          <w:sz w:val="21"/>
          <w:szCs w:val="21"/>
        </w:rPr>
        <w:t>?</w:t>
      </w:r>
    </w:p>
    <w:p w14:paraId="53B2CEA2" w14:textId="77777777" w:rsidR="00A53EBF" w:rsidRPr="00A53EBF" w:rsidRDefault="00A53EBF" w:rsidP="00A53EBF">
      <w:pPr>
        <w:pStyle w:val="ListParagraph"/>
        <w:rPr>
          <w:rFonts w:ascii="Segoe UI" w:hAnsi="Segoe UI" w:cs="Segoe UI"/>
          <w:sz w:val="21"/>
          <w:szCs w:val="21"/>
        </w:rPr>
      </w:pPr>
    </w:p>
    <w:p w14:paraId="777EBA02" w14:textId="434EDD4F" w:rsidR="00A53EBF" w:rsidRDefault="00A53EBF" w:rsidP="00A53EBF">
      <w:pPr>
        <w:pStyle w:val="ListParagraph"/>
        <w:numPr>
          <w:ilvl w:val="1"/>
          <w:numId w:val="4"/>
        </w:numPr>
        <w:rPr>
          <w:rFonts w:ascii="Segoe UI" w:hAnsi="Segoe UI" w:cs="Segoe UI"/>
          <w:sz w:val="21"/>
          <w:szCs w:val="21"/>
        </w:rPr>
      </w:pPr>
      <w:proofErr w:type="spellStart"/>
      <w:r>
        <w:rPr>
          <w:rFonts w:ascii="Segoe UI" w:hAnsi="Segoe UI" w:cs="Segoe UI"/>
          <w:sz w:val="21"/>
          <w:szCs w:val="21"/>
        </w:rPr>
        <w:t>Fammi</w:t>
      </w:r>
      <w:proofErr w:type="spellEnd"/>
      <w:r>
        <w:rPr>
          <w:rFonts w:ascii="Segoe UI" w:hAnsi="Segoe UI" w:cs="Segoe UI"/>
          <w:sz w:val="21"/>
          <w:szCs w:val="21"/>
        </w:rPr>
        <w:t xml:space="preserve"> </w:t>
      </w:r>
      <w:proofErr w:type="spellStart"/>
      <w:r>
        <w:rPr>
          <w:rFonts w:ascii="Segoe UI" w:hAnsi="Segoe UI" w:cs="Segoe UI"/>
          <w:sz w:val="21"/>
          <w:szCs w:val="21"/>
        </w:rPr>
        <w:t>parlare</w:t>
      </w:r>
      <w:proofErr w:type="spellEnd"/>
      <w:r>
        <w:rPr>
          <w:rFonts w:ascii="Segoe UI" w:hAnsi="Segoe UI" w:cs="Segoe UI"/>
          <w:sz w:val="21"/>
          <w:szCs w:val="21"/>
        </w:rPr>
        <w:t xml:space="preserve"> </w:t>
      </w:r>
      <w:proofErr w:type="spellStart"/>
      <w:r>
        <w:rPr>
          <w:rFonts w:ascii="Segoe UI" w:hAnsi="Segoe UI" w:cs="Segoe UI"/>
          <w:sz w:val="21"/>
          <w:szCs w:val="21"/>
        </w:rPr>
        <w:t>con</w:t>
      </w:r>
      <w:proofErr w:type="spellEnd"/>
      <w:r>
        <w:rPr>
          <w:rFonts w:ascii="Segoe UI" w:hAnsi="Segoe UI" w:cs="Segoe UI"/>
          <w:sz w:val="21"/>
          <w:szCs w:val="21"/>
        </w:rPr>
        <w:t xml:space="preserve"> </w:t>
      </w:r>
      <w:proofErr w:type="spellStart"/>
      <w:r>
        <w:rPr>
          <w:rFonts w:ascii="Segoe UI" w:hAnsi="Segoe UI" w:cs="Segoe UI"/>
          <w:sz w:val="21"/>
          <w:szCs w:val="21"/>
        </w:rPr>
        <w:t>Minimold</w:t>
      </w:r>
      <w:proofErr w:type="spellEnd"/>
    </w:p>
    <w:p w14:paraId="438CEF0C" w14:textId="77777777" w:rsidR="00D24660" w:rsidRDefault="00D24660" w:rsidP="00D24660">
      <w:pPr>
        <w:pStyle w:val="ListParagraph"/>
        <w:ind w:left="1440"/>
        <w:rPr>
          <w:rFonts w:ascii="Segoe UI" w:hAnsi="Segoe UI" w:cs="Segoe UI"/>
          <w:sz w:val="21"/>
          <w:szCs w:val="21"/>
        </w:rPr>
      </w:pPr>
    </w:p>
    <w:p w14:paraId="2CAD7A5C" w14:textId="77777777" w:rsidR="00D24660" w:rsidRDefault="00D24660" w:rsidP="00D24660">
      <w:pPr>
        <w:pStyle w:val="ListParagraph"/>
        <w:numPr>
          <w:ilvl w:val="0"/>
          <w:numId w:val="4"/>
        </w:numPr>
        <w:rPr>
          <w:rFonts w:ascii="Segoe UI" w:hAnsi="Segoe UI" w:cs="Segoe UI"/>
          <w:sz w:val="21"/>
          <w:szCs w:val="21"/>
        </w:rPr>
      </w:pPr>
      <w:proofErr w:type="spellStart"/>
      <w:r>
        <w:rPr>
          <w:rFonts w:ascii="Segoe UI" w:hAnsi="Segoe UI" w:cs="Segoe UI"/>
          <w:sz w:val="21"/>
          <w:szCs w:val="21"/>
        </w:rPr>
        <w:t>Edicom</w:t>
      </w:r>
      <w:proofErr w:type="spellEnd"/>
      <w:r>
        <w:rPr>
          <w:rFonts w:ascii="Segoe UI" w:hAnsi="Segoe UI" w:cs="Segoe UI"/>
          <w:sz w:val="21"/>
          <w:szCs w:val="21"/>
        </w:rPr>
        <w:t xml:space="preserve">? </w:t>
      </w:r>
    </w:p>
    <w:p w14:paraId="51107753" w14:textId="2CCA84DB" w:rsidR="00D24660" w:rsidRDefault="00D24660" w:rsidP="00D24660">
      <w:pPr>
        <w:pStyle w:val="ListParagraph"/>
        <w:numPr>
          <w:ilvl w:val="1"/>
          <w:numId w:val="4"/>
        </w:numPr>
        <w:rPr>
          <w:rFonts w:ascii="Segoe UI" w:hAnsi="Segoe UI" w:cs="Segoe UI"/>
          <w:sz w:val="21"/>
          <w:szCs w:val="21"/>
        </w:rPr>
      </w:pPr>
      <w:proofErr w:type="spellStart"/>
      <w:r>
        <w:rPr>
          <w:rFonts w:ascii="Segoe UI" w:hAnsi="Segoe UI" w:cs="Segoe UI"/>
          <w:sz w:val="21"/>
          <w:szCs w:val="21"/>
        </w:rPr>
        <w:t>Cambiano</w:t>
      </w:r>
      <w:proofErr w:type="spellEnd"/>
      <w:r>
        <w:rPr>
          <w:rFonts w:ascii="Segoe UI" w:hAnsi="Segoe UI" w:cs="Segoe UI"/>
          <w:sz w:val="21"/>
          <w:szCs w:val="21"/>
        </w:rPr>
        <w:t xml:space="preserve"> sempre i </w:t>
      </w:r>
      <w:proofErr w:type="spellStart"/>
      <w:r>
        <w:rPr>
          <w:rFonts w:ascii="Segoe UI" w:hAnsi="Segoe UI" w:cs="Segoe UI"/>
          <w:sz w:val="21"/>
          <w:szCs w:val="21"/>
        </w:rPr>
        <w:t>consulenti</w:t>
      </w:r>
      <w:proofErr w:type="spellEnd"/>
    </w:p>
    <w:p w14:paraId="70578984" w14:textId="19762A38" w:rsidR="005827FA" w:rsidRDefault="005827FA" w:rsidP="005827FA">
      <w:pPr>
        <w:pStyle w:val="ListParagraph"/>
        <w:numPr>
          <w:ilvl w:val="0"/>
          <w:numId w:val="4"/>
        </w:numPr>
        <w:rPr>
          <w:rFonts w:ascii="Segoe UI" w:hAnsi="Segoe UI" w:cs="Segoe UI"/>
          <w:sz w:val="21"/>
          <w:szCs w:val="21"/>
        </w:rPr>
      </w:pPr>
      <w:r>
        <w:rPr>
          <w:rFonts w:ascii="Segoe UI" w:hAnsi="Segoe UI" w:cs="Segoe UI"/>
          <w:sz w:val="21"/>
          <w:szCs w:val="21"/>
        </w:rPr>
        <w:t>_________</w:t>
      </w:r>
    </w:p>
    <w:p w14:paraId="653E6AFA" w14:textId="4D4D3D88" w:rsidR="005827FA" w:rsidRDefault="005827FA" w:rsidP="005827FA">
      <w:pPr>
        <w:rPr>
          <w:rFonts w:ascii="Segoe UI" w:hAnsi="Segoe UI" w:cs="Segoe UI"/>
          <w:sz w:val="21"/>
          <w:szCs w:val="21"/>
        </w:rPr>
      </w:pPr>
    </w:p>
    <w:p w14:paraId="273E612D" w14:textId="50A448C3" w:rsidR="005827FA" w:rsidRDefault="005827FA" w:rsidP="005827FA">
      <w:pPr>
        <w:rPr>
          <w:rFonts w:ascii="Segoe UI" w:hAnsi="Segoe UI" w:cs="Segoe UI"/>
          <w:sz w:val="21"/>
          <w:szCs w:val="21"/>
        </w:rPr>
      </w:pPr>
      <w:r>
        <w:rPr>
          <w:rFonts w:ascii="Segoe UI" w:hAnsi="Segoe UI" w:cs="Segoe UI"/>
          <w:sz w:val="21"/>
          <w:szCs w:val="21"/>
        </w:rPr>
        <w:t xml:space="preserve">Personal </w:t>
      </w:r>
      <w:proofErr w:type="spellStart"/>
      <w:r>
        <w:rPr>
          <w:rFonts w:ascii="Segoe UI" w:hAnsi="Segoe UI" w:cs="Segoe UI"/>
          <w:sz w:val="21"/>
          <w:szCs w:val="21"/>
        </w:rPr>
        <w:t>development</w:t>
      </w:r>
      <w:proofErr w:type="spellEnd"/>
      <w:r>
        <w:rPr>
          <w:rFonts w:ascii="Segoe UI" w:hAnsi="Segoe UI" w:cs="Segoe UI"/>
          <w:sz w:val="21"/>
          <w:szCs w:val="21"/>
        </w:rPr>
        <w:t xml:space="preserve">: </w:t>
      </w:r>
      <w:proofErr w:type="spellStart"/>
      <w:r>
        <w:rPr>
          <w:rFonts w:ascii="Segoe UI" w:hAnsi="Segoe UI" w:cs="Segoe UI"/>
          <w:sz w:val="21"/>
          <w:szCs w:val="21"/>
        </w:rPr>
        <w:t>action</w:t>
      </w:r>
      <w:proofErr w:type="spellEnd"/>
      <w:r>
        <w:rPr>
          <w:rFonts w:ascii="Segoe UI" w:hAnsi="Segoe UI" w:cs="Segoe UI"/>
          <w:sz w:val="21"/>
          <w:szCs w:val="21"/>
        </w:rPr>
        <w:t xml:space="preserve">, </w:t>
      </w:r>
      <w:proofErr w:type="spellStart"/>
      <w:r>
        <w:rPr>
          <w:rFonts w:ascii="Segoe UI" w:hAnsi="Segoe UI" w:cs="Segoe UI"/>
          <w:sz w:val="21"/>
          <w:szCs w:val="21"/>
        </w:rPr>
        <w:t>how</w:t>
      </w:r>
      <w:proofErr w:type="spellEnd"/>
      <w:r>
        <w:rPr>
          <w:rFonts w:ascii="Segoe UI" w:hAnsi="Segoe UI" w:cs="Segoe UI"/>
          <w:sz w:val="21"/>
          <w:szCs w:val="21"/>
        </w:rPr>
        <w:t xml:space="preserve"> </w:t>
      </w:r>
      <w:proofErr w:type="spellStart"/>
      <w:r>
        <w:rPr>
          <w:rFonts w:ascii="Segoe UI" w:hAnsi="Segoe UI" w:cs="Segoe UI"/>
          <w:sz w:val="21"/>
          <w:szCs w:val="21"/>
        </w:rPr>
        <w:t>when</w:t>
      </w:r>
      <w:proofErr w:type="spellEnd"/>
    </w:p>
    <w:p w14:paraId="04A3D9BE" w14:textId="623331CD" w:rsidR="005827FA" w:rsidRDefault="005827FA" w:rsidP="005827FA">
      <w:pPr>
        <w:rPr>
          <w:rFonts w:ascii="Segoe UI" w:hAnsi="Segoe UI" w:cs="Segoe UI"/>
          <w:sz w:val="21"/>
          <w:szCs w:val="21"/>
        </w:rPr>
      </w:pPr>
      <w:r>
        <w:rPr>
          <w:rFonts w:ascii="Segoe UI" w:hAnsi="Segoe UI" w:cs="Segoe UI"/>
          <w:sz w:val="21"/>
          <w:szCs w:val="21"/>
        </w:rPr>
        <w:t xml:space="preserve">Career plan, </w:t>
      </w:r>
      <w:proofErr w:type="spellStart"/>
      <w:r>
        <w:rPr>
          <w:rFonts w:ascii="Segoe UI" w:hAnsi="Segoe UI" w:cs="Segoe UI"/>
          <w:sz w:val="21"/>
          <w:szCs w:val="21"/>
        </w:rPr>
        <w:t>how</w:t>
      </w:r>
      <w:proofErr w:type="spellEnd"/>
      <w:r>
        <w:rPr>
          <w:rFonts w:ascii="Segoe UI" w:hAnsi="Segoe UI" w:cs="Segoe UI"/>
          <w:sz w:val="21"/>
          <w:szCs w:val="21"/>
        </w:rPr>
        <w:t xml:space="preserve"> </w:t>
      </w:r>
      <w:proofErr w:type="spellStart"/>
      <w:r>
        <w:rPr>
          <w:rFonts w:ascii="Segoe UI" w:hAnsi="Segoe UI" w:cs="Segoe UI"/>
          <w:sz w:val="21"/>
          <w:szCs w:val="21"/>
        </w:rPr>
        <w:t>when</w:t>
      </w:r>
      <w:proofErr w:type="spellEnd"/>
    </w:p>
    <w:p w14:paraId="591044DD" w14:textId="4E81F1B2" w:rsidR="005827FA" w:rsidRDefault="005827FA" w:rsidP="005827FA">
      <w:pPr>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compensation</w:t>
      </w:r>
      <w:proofErr w:type="spellEnd"/>
      <w:r>
        <w:rPr>
          <w:rFonts w:ascii="Segoe UI" w:hAnsi="Segoe UI" w:cs="Segoe UI"/>
          <w:sz w:val="21"/>
          <w:szCs w:val="21"/>
        </w:rPr>
        <w:t xml:space="preserve"> plan </w:t>
      </w:r>
      <w:proofErr w:type="spellStart"/>
      <w:r>
        <w:rPr>
          <w:rFonts w:ascii="Segoe UI" w:hAnsi="Segoe UI" w:cs="Segoe UI"/>
          <w:sz w:val="21"/>
          <w:szCs w:val="21"/>
        </w:rPr>
        <w:t>how</w:t>
      </w:r>
      <w:proofErr w:type="spellEnd"/>
      <w:r>
        <w:rPr>
          <w:rFonts w:ascii="Segoe UI" w:hAnsi="Segoe UI" w:cs="Segoe UI"/>
          <w:sz w:val="21"/>
          <w:szCs w:val="21"/>
        </w:rPr>
        <w:t xml:space="preserve"> </w:t>
      </w:r>
      <w:proofErr w:type="spellStart"/>
      <w:r>
        <w:rPr>
          <w:rFonts w:ascii="Segoe UI" w:hAnsi="Segoe UI" w:cs="Segoe UI"/>
          <w:sz w:val="21"/>
          <w:szCs w:val="21"/>
        </w:rPr>
        <w:t>when</w:t>
      </w:r>
      <w:proofErr w:type="spellEnd"/>
    </w:p>
    <w:p w14:paraId="6A22184C" w14:textId="580600E4" w:rsidR="005827FA" w:rsidRDefault="005827FA" w:rsidP="005827FA">
      <w:pPr>
        <w:rPr>
          <w:rFonts w:ascii="Segoe UI" w:hAnsi="Segoe UI" w:cs="Segoe UI"/>
          <w:sz w:val="21"/>
          <w:szCs w:val="21"/>
        </w:rPr>
      </w:pPr>
      <w:proofErr w:type="spellStart"/>
      <w:r>
        <w:rPr>
          <w:rFonts w:ascii="Segoe UI" w:hAnsi="Segoe UI" w:cs="Segoe UI"/>
          <w:sz w:val="21"/>
          <w:szCs w:val="21"/>
        </w:rPr>
        <w:t>need</w:t>
      </w:r>
      <w:proofErr w:type="spellEnd"/>
      <w:r>
        <w:rPr>
          <w:rFonts w:ascii="Segoe UI" w:hAnsi="Segoe UI" w:cs="Segoe UI"/>
          <w:sz w:val="21"/>
          <w:szCs w:val="21"/>
        </w:rPr>
        <w:t xml:space="preserve"> </w:t>
      </w:r>
      <w:proofErr w:type="spellStart"/>
      <w:r>
        <w:rPr>
          <w:rFonts w:ascii="Segoe UI" w:hAnsi="Segoe UI" w:cs="Segoe UI"/>
          <w:sz w:val="21"/>
          <w:szCs w:val="21"/>
        </w:rPr>
        <w:t>tools</w:t>
      </w:r>
      <w:proofErr w:type="spellEnd"/>
      <w:r>
        <w:rPr>
          <w:rFonts w:ascii="Segoe UI" w:hAnsi="Segoe UI" w:cs="Segoe UI"/>
          <w:sz w:val="21"/>
          <w:szCs w:val="21"/>
        </w:rPr>
        <w:t xml:space="preserve"> </w:t>
      </w:r>
      <w:proofErr w:type="spellStart"/>
      <w:r>
        <w:rPr>
          <w:rFonts w:ascii="Segoe UI" w:hAnsi="Segoe UI" w:cs="Segoe UI"/>
          <w:sz w:val="21"/>
          <w:szCs w:val="21"/>
        </w:rPr>
        <w:t>to</w:t>
      </w:r>
      <w:proofErr w:type="spellEnd"/>
      <w:r>
        <w:rPr>
          <w:rFonts w:ascii="Segoe UI" w:hAnsi="Segoe UI" w:cs="Segoe UI"/>
          <w:sz w:val="21"/>
          <w:szCs w:val="21"/>
        </w:rPr>
        <w:t xml:space="preserve"> </w:t>
      </w:r>
      <w:proofErr w:type="spellStart"/>
      <w:r>
        <w:rPr>
          <w:rFonts w:ascii="Segoe UI" w:hAnsi="Segoe UI" w:cs="Segoe UI"/>
          <w:sz w:val="21"/>
          <w:szCs w:val="21"/>
        </w:rPr>
        <w:t>make</w:t>
      </w:r>
      <w:proofErr w:type="spellEnd"/>
      <w:r>
        <w:rPr>
          <w:rFonts w:ascii="Segoe UI" w:hAnsi="Segoe UI" w:cs="Segoe UI"/>
          <w:sz w:val="21"/>
          <w:szCs w:val="21"/>
        </w:rPr>
        <w:t xml:space="preserve"> </w:t>
      </w:r>
      <w:proofErr w:type="spellStart"/>
      <w:r>
        <w:rPr>
          <w:rFonts w:ascii="Segoe UI" w:hAnsi="Segoe UI" w:cs="Segoe UI"/>
          <w:sz w:val="21"/>
          <w:szCs w:val="21"/>
        </w:rPr>
        <w:t>the</w:t>
      </w:r>
      <w:proofErr w:type="spellEnd"/>
      <w:r>
        <w:rPr>
          <w:rFonts w:ascii="Segoe UI" w:hAnsi="Segoe UI" w:cs="Segoe UI"/>
          <w:sz w:val="21"/>
          <w:szCs w:val="21"/>
        </w:rPr>
        <w:t xml:space="preserve"> </w:t>
      </w:r>
      <w:proofErr w:type="spellStart"/>
      <w:r>
        <w:rPr>
          <w:rFonts w:ascii="Segoe UI" w:hAnsi="Segoe UI" w:cs="Segoe UI"/>
          <w:sz w:val="21"/>
          <w:szCs w:val="21"/>
        </w:rPr>
        <w:t>job</w:t>
      </w:r>
      <w:proofErr w:type="spellEnd"/>
      <w:r>
        <w:rPr>
          <w:rFonts w:ascii="Segoe UI" w:hAnsi="Segoe UI" w:cs="Segoe UI"/>
          <w:sz w:val="21"/>
          <w:szCs w:val="21"/>
        </w:rPr>
        <w:t xml:space="preserve"> </w:t>
      </w:r>
      <w:proofErr w:type="spellStart"/>
      <w:r>
        <w:rPr>
          <w:rFonts w:ascii="Segoe UI" w:hAnsi="Segoe UI" w:cs="Segoe UI"/>
          <w:sz w:val="21"/>
          <w:szCs w:val="21"/>
        </w:rPr>
        <w:t>as</w:t>
      </w:r>
      <w:proofErr w:type="spellEnd"/>
      <w:r>
        <w:rPr>
          <w:rFonts w:ascii="Segoe UI" w:hAnsi="Segoe UI" w:cs="Segoe UI"/>
          <w:sz w:val="21"/>
          <w:szCs w:val="21"/>
        </w:rPr>
        <w:t xml:space="preserve"> </w:t>
      </w:r>
      <w:proofErr w:type="spellStart"/>
      <w:r>
        <w:rPr>
          <w:rFonts w:ascii="Segoe UI" w:hAnsi="Segoe UI" w:cs="Segoe UI"/>
          <w:sz w:val="21"/>
          <w:szCs w:val="21"/>
        </w:rPr>
        <w:t>for</w:t>
      </w:r>
      <w:proofErr w:type="spellEnd"/>
      <w:r>
        <w:rPr>
          <w:rFonts w:ascii="Segoe UI" w:hAnsi="Segoe UI" w:cs="Segoe UI"/>
          <w:sz w:val="21"/>
          <w:szCs w:val="21"/>
        </w:rPr>
        <w:t xml:space="preserve"> </w:t>
      </w:r>
      <w:proofErr w:type="spellStart"/>
      <w:r>
        <w:rPr>
          <w:rFonts w:ascii="Segoe UI" w:hAnsi="Segoe UI" w:cs="Segoe UI"/>
          <w:sz w:val="21"/>
          <w:szCs w:val="21"/>
        </w:rPr>
        <w:t>today</w:t>
      </w:r>
      <w:proofErr w:type="spellEnd"/>
      <w:r>
        <w:rPr>
          <w:rFonts w:ascii="Segoe UI" w:hAnsi="Segoe UI" w:cs="Segoe UI"/>
          <w:sz w:val="21"/>
          <w:szCs w:val="21"/>
        </w:rPr>
        <w:t>:</w:t>
      </w:r>
    </w:p>
    <w:p w14:paraId="795D13F3" w14:textId="266A6045" w:rsidR="005827FA" w:rsidRDefault="005827FA" w:rsidP="005827FA">
      <w:pPr>
        <w:pStyle w:val="ListParagraph"/>
        <w:numPr>
          <w:ilvl w:val="0"/>
          <w:numId w:val="4"/>
        </w:numPr>
        <w:rPr>
          <w:rFonts w:ascii="Segoe UI" w:hAnsi="Segoe UI" w:cs="Segoe UI"/>
          <w:sz w:val="21"/>
          <w:szCs w:val="21"/>
        </w:rPr>
      </w:pPr>
      <w:proofErr w:type="spellStart"/>
      <w:r>
        <w:rPr>
          <w:rFonts w:ascii="Segoe UI" w:hAnsi="Segoe UI" w:cs="Segoe UI"/>
          <w:sz w:val="21"/>
          <w:szCs w:val="21"/>
        </w:rPr>
        <w:t>When</w:t>
      </w:r>
      <w:proofErr w:type="spellEnd"/>
      <w:r>
        <w:rPr>
          <w:rFonts w:ascii="Segoe UI" w:hAnsi="Segoe UI" w:cs="Segoe UI"/>
          <w:sz w:val="21"/>
          <w:szCs w:val="21"/>
        </w:rPr>
        <w:t xml:space="preserve"> will </w:t>
      </w:r>
      <w:proofErr w:type="spellStart"/>
      <w:r>
        <w:rPr>
          <w:rFonts w:ascii="Segoe UI" w:hAnsi="Segoe UI" w:cs="Segoe UI"/>
          <w:sz w:val="21"/>
          <w:szCs w:val="21"/>
        </w:rPr>
        <w:t>come</w:t>
      </w:r>
      <w:proofErr w:type="spellEnd"/>
      <w:r>
        <w:rPr>
          <w:rFonts w:ascii="Segoe UI" w:hAnsi="Segoe UI" w:cs="Segoe UI"/>
          <w:sz w:val="21"/>
          <w:szCs w:val="21"/>
        </w:rPr>
        <w:t xml:space="preserve"> </w:t>
      </w:r>
      <w:proofErr w:type="spellStart"/>
      <w:r>
        <w:rPr>
          <w:rFonts w:ascii="Segoe UI" w:hAnsi="Segoe UI" w:cs="Segoe UI"/>
          <w:sz w:val="21"/>
          <w:szCs w:val="21"/>
        </w:rPr>
        <w:t>the</w:t>
      </w:r>
      <w:proofErr w:type="spellEnd"/>
      <w:r>
        <w:rPr>
          <w:rFonts w:ascii="Segoe UI" w:hAnsi="Segoe UI" w:cs="Segoe UI"/>
          <w:sz w:val="21"/>
          <w:szCs w:val="21"/>
        </w:rPr>
        <w:t xml:space="preserve"> CRM? </w:t>
      </w:r>
    </w:p>
    <w:p w14:paraId="59FC0870" w14:textId="31411C59" w:rsidR="005827FA" w:rsidRDefault="005827FA" w:rsidP="005827FA">
      <w:pPr>
        <w:pStyle w:val="ListParagraph"/>
        <w:numPr>
          <w:ilvl w:val="0"/>
          <w:numId w:val="4"/>
        </w:numPr>
        <w:rPr>
          <w:rFonts w:ascii="Segoe UI" w:hAnsi="Segoe UI" w:cs="Segoe UI"/>
          <w:sz w:val="21"/>
          <w:szCs w:val="21"/>
        </w:rPr>
      </w:pPr>
      <w:r>
        <w:rPr>
          <w:rFonts w:ascii="Segoe UI" w:hAnsi="Segoe UI" w:cs="Segoe UI"/>
          <w:sz w:val="21"/>
          <w:szCs w:val="21"/>
        </w:rPr>
        <w:t xml:space="preserve">Other </w:t>
      </w:r>
      <w:proofErr w:type="spellStart"/>
      <w:r>
        <w:rPr>
          <w:rFonts w:ascii="Segoe UI" w:hAnsi="Segoe UI" w:cs="Segoe UI"/>
          <w:sz w:val="21"/>
          <w:szCs w:val="21"/>
        </w:rPr>
        <w:t>tools</w:t>
      </w:r>
      <w:proofErr w:type="spellEnd"/>
      <w:r>
        <w:rPr>
          <w:rFonts w:ascii="Segoe UI" w:hAnsi="Segoe UI" w:cs="Segoe UI"/>
          <w:sz w:val="21"/>
          <w:szCs w:val="21"/>
        </w:rPr>
        <w:t>?</w:t>
      </w:r>
    </w:p>
    <w:p w14:paraId="29E94FE2" w14:textId="51B9B5BC" w:rsidR="008F2B55" w:rsidRDefault="008F2B55" w:rsidP="008F2B55">
      <w:pPr>
        <w:rPr>
          <w:rFonts w:ascii="Segoe UI" w:hAnsi="Segoe UI" w:cs="Segoe UI"/>
          <w:sz w:val="21"/>
          <w:szCs w:val="21"/>
        </w:rPr>
      </w:pPr>
    </w:p>
    <w:p w14:paraId="5C7DBF44" w14:textId="5F1F88F7" w:rsidR="008F2B55" w:rsidRDefault="008F2B55" w:rsidP="008F2B55">
      <w:pPr>
        <w:rPr>
          <w:rFonts w:ascii="Segoe UI" w:hAnsi="Segoe UI" w:cs="Segoe UI"/>
          <w:sz w:val="21"/>
          <w:szCs w:val="21"/>
        </w:rPr>
      </w:pPr>
    </w:p>
    <w:p w14:paraId="57D64FD5" w14:textId="53C191FE" w:rsidR="008F2B55" w:rsidRDefault="008F2B55" w:rsidP="008F2B55">
      <w:pPr>
        <w:rPr>
          <w:rFonts w:ascii="Segoe UI" w:hAnsi="Segoe UI" w:cs="Segoe UI"/>
          <w:sz w:val="21"/>
          <w:szCs w:val="21"/>
        </w:rPr>
      </w:pPr>
    </w:p>
    <w:p w14:paraId="440AA187" w14:textId="66E3933B" w:rsidR="008F2B55" w:rsidRDefault="008F2B55" w:rsidP="008F2B55">
      <w:pPr>
        <w:rPr>
          <w:rFonts w:ascii="Segoe UI" w:hAnsi="Segoe UI" w:cs="Segoe UI"/>
          <w:sz w:val="21"/>
          <w:szCs w:val="21"/>
        </w:rPr>
      </w:pPr>
    </w:p>
    <w:p w14:paraId="43941A72" w14:textId="23C7635A" w:rsidR="008F2B55" w:rsidRDefault="008F2B55" w:rsidP="008F2B55">
      <w:pPr>
        <w:rPr>
          <w:rFonts w:ascii="Segoe UI" w:hAnsi="Segoe UI" w:cs="Segoe UI"/>
          <w:sz w:val="21"/>
          <w:szCs w:val="21"/>
        </w:rPr>
      </w:pPr>
    </w:p>
    <w:p w14:paraId="333B48AA" w14:textId="045F7ADA" w:rsidR="008F2B55" w:rsidRDefault="008F2B55" w:rsidP="008F2B55">
      <w:pPr>
        <w:rPr>
          <w:rFonts w:ascii="Segoe UI" w:hAnsi="Segoe UI" w:cs="Segoe UI"/>
          <w:sz w:val="21"/>
          <w:szCs w:val="21"/>
        </w:rPr>
      </w:pPr>
    </w:p>
    <w:p w14:paraId="5DF8AF8C" w14:textId="28736A19" w:rsidR="008F2B55" w:rsidRDefault="008F2B55" w:rsidP="008F2B55">
      <w:pPr>
        <w:rPr>
          <w:rFonts w:ascii="Segoe UI" w:hAnsi="Segoe UI" w:cs="Segoe UI"/>
          <w:sz w:val="21"/>
          <w:szCs w:val="21"/>
        </w:rPr>
      </w:pPr>
    </w:p>
    <w:p w14:paraId="6EBA0B8F" w14:textId="725A5BEA" w:rsidR="008F2B55" w:rsidRDefault="008F2B55" w:rsidP="008F2B55">
      <w:pPr>
        <w:rPr>
          <w:rFonts w:ascii="Segoe UI" w:hAnsi="Segoe UI" w:cs="Segoe UI"/>
          <w:sz w:val="21"/>
          <w:szCs w:val="21"/>
        </w:rPr>
      </w:pPr>
    </w:p>
    <w:p w14:paraId="0F8520AA" w14:textId="0142C898" w:rsidR="008F2B55" w:rsidRDefault="008F2B55" w:rsidP="008F2B55">
      <w:pPr>
        <w:rPr>
          <w:rFonts w:ascii="Segoe UI" w:hAnsi="Segoe UI" w:cs="Segoe UI"/>
          <w:sz w:val="21"/>
          <w:szCs w:val="21"/>
        </w:rPr>
      </w:pPr>
    </w:p>
    <w:p w14:paraId="7A16107C" w14:textId="3B8357C4" w:rsidR="008F2B55" w:rsidRDefault="008F2B55" w:rsidP="008F2B55">
      <w:pPr>
        <w:rPr>
          <w:rFonts w:ascii="Segoe UI" w:hAnsi="Segoe UI" w:cs="Segoe UI"/>
          <w:sz w:val="21"/>
          <w:szCs w:val="21"/>
        </w:rPr>
      </w:pPr>
    </w:p>
    <w:p w14:paraId="38CABCD1" w14:textId="54BA63C2" w:rsidR="008F2B55" w:rsidRDefault="008F2B55" w:rsidP="008F2B55">
      <w:pPr>
        <w:rPr>
          <w:rFonts w:ascii="Segoe UI" w:hAnsi="Segoe UI" w:cs="Segoe UI"/>
          <w:sz w:val="21"/>
          <w:szCs w:val="21"/>
        </w:rPr>
      </w:pPr>
    </w:p>
    <w:p w14:paraId="0D91EE69" w14:textId="3273D8F5" w:rsidR="008F2B55" w:rsidRDefault="008F2B55" w:rsidP="008F2B55">
      <w:pPr>
        <w:rPr>
          <w:rFonts w:ascii="Segoe UI" w:hAnsi="Segoe UI" w:cs="Segoe UI"/>
          <w:sz w:val="21"/>
          <w:szCs w:val="21"/>
        </w:rPr>
      </w:pPr>
    </w:p>
    <w:p w14:paraId="21570C4B" w14:textId="237F5232" w:rsidR="008F2B55" w:rsidRDefault="008F2B55" w:rsidP="008F2B55">
      <w:pPr>
        <w:rPr>
          <w:rFonts w:ascii="Segoe UI" w:hAnsi="Segoe UI" w:cs="Segoe UI"/>
          <w:sz w:val="21"/>
          <w:szCs w:val="21"/>
        </w:rPr>
      </w:pPr>
    </w:p>
    <w:p w14:paraId="6680FD70" w14:textId="7D879125" w:rsidR="008F2B55" w:rsidRDefault="008F2B55" w:rsidP="008F2B55">
      <w:pPr>
        <w:rPr>
          <w:rFonts w:ascii="Segoe UI" w:hAnsi="Segoe UI" w:cs="Segoe UI"/>
          <w:sz w:val="21"/>
          <w:szCs w:val="21"/>
        </w:rPr>
      </w:pPr>
    </w:p>
    <w:p w14:paraId="54D82204" w14:textId="029DCAC0" w:rsidR="008F2B55" w:rsidRDefault="008F2B55" w:rsidP="008F2B55">
      <w:pPr>
        <w:rPr>
          <w:rFonts w:ascii="Segoe UI" w:hAnsi="Segoe UI" w:cs="Segoe UI"/>
          <w:sz w:val="21"/>
          <w:szCs w:val="21"/>
        </w:rPr>
      </w:pPr>
    </w:p>
    <w:tbl>
      <w:tblPr>
        <w:tblW w:w="9600" w:type="dxa"/>
        <w:jc w:val="center"/>
        <w:tblCellSpacing w:w="0" w:type="dxa"/>
        <w:tblCellMar>
          <w:left w:w="0" w:type="dxa"/>
          <w:right w:w="0" w:type="dxa"/>
        </w:tblCellMar>
        <w:tblLook w:val="04A0" w:firstRow="1" w:lastRow="0" w:firstColumn="1" w:lastColumn="0" w:noHBand="0" w:noVBand="1"/>
      </w:tblPr>
      <w:tblGrid>
        <w:gridCol w:w="6"/>
        <w:gridCol w:w="9588"/>
        <w:gridCol w:w="6"/>
      </w:tblGrid>
      <w:tr w:rsidR="008F2B55" w14:paraId="7D27D3F9" w14:textId="77777777" w:rsidTr="008F2B55">
        <w:trPr>
          <w:tblCellSpacing w:w="0" w:type="dxa"/>
          <w:jc w:val="center"/>
        </w:trPr>
        <w:tc>
          <w:tcPr>
            <w:tcW w:w="0" w:type="auto"/>
            <w:hideMark/>
          </w:tcPr>
          <w:p w14:paraId="7805B967" w14:textId="77777777" w:rsidR="008F2B55" w:rsidRDefault="008F2B55"/>
        </w:tc>
        <w:tc>
          <w:tcPr>
            <w:tcW w:w="9600" w:type="dxa"/>
            <w:shd w:val="clear" w:color="auto" w:fill="FFFFFF"/>
            <w:hideMark/>
          </w:tcPr>
          <w:p w14:paraId="0EA69650" w14:textId="77777777" w:rsidR="008F2B55" w:rsidRDefault="008F2B55">
            <w:pPr>
              <w:pStyle w:val="Heading1"/>
              <w:spacing w:before="0"/>
              <w:jc w:val="center"/>
              <w:rPr>
                <w:rFonts w:ascii="Georgia" w:eastAsiaTheme="minorHAnsi" w:hAnsi="Georgia" w:cs="Calibri"/>
                <w:color w:val="353535"/>
                <w:sz w:val="48"/>
                <w:szCs w:val="48"/>
              </w:rPr>
            </w:pPr>
            <w:r>
              <w:rPr>
                <w:rFonts w:ascii="Georgia" w:eastAsiaTheme="minorHAnsi" w:hAnsi="Georgia"/>
                <w:b/>
                <w:bCs/>
                <w:color w:val="353535"/>
              </w:rPr>
              <w:t xml:space="preserve">A 5 </w:t>
            </w:r>
            <w:proofErr w:type="spellStart"/>
            <w:r>
              <w:rPr>
                <w:rFonts w:ascii="Georgia" w:eastAsiaTheme="minorHAnsi" w:hAnsi="Georgia"/>
                <w:b/>
                <w:bCs/>
                <w:color w:val="353535"/>
              </w:rPr>
              <w:t>Step</w:t>
            </w:r>
            <w:proofErr w:type="spellEnd"/>
            <w:r>
              <w:rPr>
                <w:rFonts w:ascii="Georgia" w:eastAsiaTheme="minorHAnsi" w:hAnsi="Georgia"/>
                <w:b/>
                <w:bCs/>
                <w:color w:val="353535"/>
              </w:rPr>
              <w:t xml:space="preserve"> Cold Call Breakdown: </w:t>
            </w:r>
            <w:proofErr w:type="spellStart"/>
            <w:r>
              <w:rPr>
                <w:rFonts w:ascii="Georgia" w:eastAsiaTheme="minorHAnsi" w:hAnsi="Georgia"/>
                <w:b/>
                <w:bCs/>
                <w:color w:val="353535"/>
              </w:rPr>
              <w:t>Your</w:t>
            </w:r>
            <w:proofErr w:type="spellEnd"/>
            <w:r>
              <w:rPr>
                <w:rFonts w:ascii="Georgia" w:eastAsiaTheme="minorHAnsi" w:hAnsi="Georgia"/>
                <w:b/>
                <w:bCs/>
                <w:color w:val="353535"/>
              </w:rPr>
              <w:t xml:space="preserve"> </w:t>
            </w:r>
            <w:proofErr w:type="spellStart"/>
            <w:r>
              <w:rPr>
                <w:rFonts w:ascii="Georgia" w:eastAsiaTheme="minorHAnsi" w:hAnsi="Georgia"/>
                <w:b/>
                <w:bCs/>
                <w:color w:val="353535"/>
              </w:rPr>
              <w:t>guide</w:t>
            </w:r>
            <w:proofErr w:type="spellEnd"/>
            <w:r>
              <w:rPr>
                <w:rFonts w:ascii="Georgia" w:eastAsiaTheme="minorHAnsi" w:hAnsi="Georgia"/>
                <w:b/>
                <w:bCs/>
                <w:color w:val="353535"/>
              </w:rPr>
              <w:t xml:space="preserve"> </w:t>
            </w:r>
            <w:proofErr w:type="spellStart"/>
            <w:r>
              <w:rPr>
                <w:rFonts w:ascii="Georgia" w:eastAsiaTheme="minorHAnsi" w:hAnsi="Georgia"/>
                <w:b/>
                <w:bCs/>
                <w:color w:val="353535"/>
              </w:rPr>
              <w:t>to</w:t>
            </w:r>
            <w:proofErr w:type="spellEnd"/>
            <w:r>
              <w:rPr>
                <w:rFonts w:ascii="Georgia" w:eastAsiaTheme="minorHAnsi" w:hAnsi="Georgia"/>
                <w:b/>
                <w:bCs/>
                <w:color w:val="353535"/>
              </w:rPr>
              <w:t xml:space="preserve"> cold calling in 2025</w:t>
            </w:r>
          </w:p>
          <w:p w14:paraId="27E13223" w14:textId="77777777" w:rsidR="008F2B55" w:rsidRDefault="008F2B55">
            <w:pPr>
              <w:pStyle w:val="NormalWeb"/>
              <w:spacing w:before="240" w:beforeAutospacing="0" w:after="240" w:afterAutospacing="0"/>
              <w:jc w:val="center"/>
              <w:rPr>
                <w:rFonts w:ascii="Arial" w:hAnsi="Arial" w:cs="Arial"/>
                <w:color w:val="3D3D3D"/>
                <w:sz w:val="21"/>
                <w:szCs w:val="21"/>
              </w:rPr>
            </w:pPr>
            <w:r>
              <w:rPr>
                <w:rFonts w:ascii="Arial" w:hAnsi="Arial" w:cs="Arial"/>
                <w:color w:val="3D3D3D"/>
                <w:sz w:val="21"/>
                <w:szCs w:val="21"/>
              </w:rPr>
              <w:t>​</w:t>
            </w:r>
            <w:r>
              <w:rPr>
                <w:rFonts w:ascii="Arial" w:hAnsi="Arial" w:cs="Arial"/>
                <w:color w:val="3D3D3D"/>
                <w:sz w:val="21"/>
                <w:szCs w:val="21"/>
              </w:rPr>
              <w:br/>
              <w:t xml:space="preserve">View more newsletters on </w:t>
            </w:r>
            <w:hyperlink r:id="rId25" w:tgtFrame="_blank" w:history="1">
              <w:r>
                <w:rPr>
                  <w:rStyle w:val="Strong"/>
                  <w:rFonts w:ascii="Arial" w:hAnsi="Arial" w:cs="Arial"/>
                  <w:color w:val="2762F8"/>
                  <w:sz w:val="21"/>
                  <w:szCs w:val="21"/>
                </w:rPr>
                <w:t>my website</w:t>
              </w:r>
            </w:hyperlink>
            <w:r>
              <w:rPr>
                <w:rFonts w:ascii="Arial" w:hAnsi="Arial" w:cs="Arial"/>
                <w:color w:val="3D3D3D"/>
                <w:sz w:val="21"/>
                <w:szCs w:val="21"/>
              </w:rPr>
              <w:t xml:space="preserve"> / Read time: 3</w:t>
            </w:r>
            <w:r>
              <w:rPr>
                <w:rStyle w:val="Strong"/>
                <w:rFonts w:ascii="Arial" w:hAnsi="Arial" w:cs="Arial"/>
                <w:color w:val="3D3D3D"/>
                <w:sz w:val="21"/>
                <w:szCs w:val="21"/>
              </w:rPr>
              <w:t xml:space="preserve"> minutes</w:t>
            </w:r>
          </w:p>
        </w:tc>
        <w:tc>
          <w:tcPr>
            <w:tcW w:w="0" w:type="auto"/>
            <w:hideMark/>
          </w:tcPr>
          <w:p w14:paraId="054D2F9A" w14:textId="77777777" w:rsidR="008F2B55" w:rsidRDefault="008F2B55">
            <w:pPr>
              <w:rPr>
                <w:rFonts w:ascii="Arial" w:hAnsi="Arial" w:cs="Arial"/>
                <w:color w:val="3D3D3D"/>
                <w:sz w:val="21"/>
                <w:szCs w:val="21"/>
              </w:rPr>
            </w:pPr>
          </w:p>
        </w:tc>
      </w:tr>
    </w:tbl>
    <w:p w14:paraId="7BFBFE06" w14:textId="77777777" w:rsidR="008F2B55" w:rsidRDefault="008F2B55" w:rsidP="008F2B55">
      <w:pPr>
        <w:jc w:val="center"/>
        <w:rPr>
          <w:rFonts w:ascii="Calibri" w:hAnsi="Calibri" w:cs="Calibri"/>
          <w:vanish/>
        </w:rPr>
      </w:pPr>
    </w:p>
    <w:tbl>
      <w:tblPr>
        <w:tblW w:w="9600" w:type="dxa"/>
        <w:jc w:val="center"/>
        <w:tblCellSpacing w:w="0" w:type="dxa"/>
        <w:tblCellMar>
          <w:left w:w="0" w:type="dxa"/>
          <w:right w:w="0" w:type="dxa"/>
        </w:tblCellMar>
        <w:tblLook w:val="04A0" w:firstRow="1" w:lastRow="0" w:firstColumn="1" w:lastColumn="0" w:noHBand="0" w:noVBand="1"/>
      </w:tblPr>
      <w:tblGrid>
        <w:gridCol w:w="6"/>
        <w:gridCol w:w="9588"/>
        <w:gridCol w:w="6"/>
      </w:tblGrid>
      <w:tr w:rsidR="008F2B55" w14:paraId="6E94AE24" w14:textId="77777777" w:rsidTr="008F2B55">
        <w:trPr>
          <w:tblCellSpacing w:w="0" w:type="dxa"/>
          <w:jc w:val="center"/>
          <w:hidden/>
        </w:trPr>
        <w:tc>
          <w:tcPr>
            <w:tcW w:w="0" w:type="auto"/>
            <w:hideMark/>
          </w:tcPr>
          <w:p w14:paraId="0D4D3514" w14:textId="77777777" w:rsidR="008F2B55" w:rsidRDefault="008F2B55">
            <w:pPr>
              <w:rPr>
                <w:vanish/>
              </w:rPr>
            </w:pPr>
          </w:p>
        </w:tc>
        <w:tc>
          <w:tcPr>
            <w:tcW w:w="9600" w:type="dxa"/>
            <w:shd w:val="clear" w:color="auto" w:fill="FFFFFF"/>
            <w:hideMark/>
          </w:tcPr>
          <w:p w14:paraId="65F9EE58"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As email inboxes get busier and the buying landscape changes rapidly, cold calling continues to remain one of the best ways to convert prospects into meetings.</w:t>
            </w:r>
          </w:p>
          <w:p w14:paraId="40399B02"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But crafting cold calls that drive meetings is challenging - part art and part science.</w:t>
            </w:r>
          </w:p>
          <w:p w14:paraId="7CFC6AEC"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So today I want to teach you how to conduct a really effective cold call -- with an easy-to-follow example.</w:t>
            </w:r>
          </w:p>
          <w:p w14:paraId="7A9EDFB5"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I’m going to break down a cold call for you which should help you feel more confident with calling and have less people saying ''no-thanks'' and putting the phone down on you.</w:t>
            </w:r>
          </w:p>
          <w:p w14:paraId="3BF92C3F"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Let’s dive in.</w:t>
            </w:r>
          </w:p>
          <w:p w14:paraId="612352B6"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23290A8D" w14:textId="77777777" w:rsidR="008F2B55" w:rsidRDefault="008F2B55">
            <w:pPr>
              <w:pStyle w:val="Heading2"/>
              <w:spacing w:before="240" w:after="240"/>
              <w:rPr>
                <w:rFonts w:ascii="Georgia" w:eastAsiaTheme="minorHAnsi" w:hAnsi="Georgia"/>
                <w:color w:val="353535"/>
                <w:sz w:val="42"/>
                <w:szCs w:val="42"/>
              </w:rPr>
            </w:pPr>
            <w:r>
              <w:rPr>
                <w:rStyle w:val="Strong"/>
                <w:rFonts w:ascii="Georgia" w:eastAsiaTheme="minorHAnsi" w:hAnsi="Georgia"/>
                <w:b w:val="0"/>
                <w:bCs w:val="0"/>
                <w:color w:val="353535"/>
                <w:sz w:val="42"/>
                <w:szCs w:val="42"/>
              </w:rPr>
              <w:t xml:space="preserve">Outline </w:t>
            </w:r>
            <w:proofErr w:type="spellStart"/>
            <w:r>
              <w:rPr>
                <w:rStyle w:val="Strong"/>
                <w:rFonts w:ascii="Georgia" w:eastAsiaTheme="minorHAnsi" w:hAnsi="Georgia"/>
                <w:b w:val="0"/>
                <w:bCs w:val="0"/>
                <w:color w:val="353535"/>
                <w:sz w:val="42"/>
                <w:szCs w:val="42"/>
              </w:rPr>
              <w:t>Of</w:t>
            </w:r>
            <w:proofErr w:type="spellEnd"/>
            <w:r>
              <w:rPr>
                <w:rStyle w:val="Strong"/>
                <w:rFonts w:ascii="Georgia" w:eastAsiaTheme="minorHAnsi" w:hAnsi="Georgia"/>
                <w:b w:val="0"/>
                <w:bCs w:val="0"/>
                <w:color w:val="353535"/>
                <w:sz w:val="42"/>
                <w:szCs w:val="42"/>
              </w:rPr>
              <w:t xml:space="preserve"> A Cold Call:</w:t>
            </w:r>
          </w:p>
          <w:p w14:paraId="7886956A" w14:textId="77777777" w:rsidR="008F2B55" w:rsidRDefault="008F2B55">
            <w:pPr>
              <w:pStyle w:val="Heading3"/>
              <w:spacing w:before="240" w:after="240"/>
              <w:rPr>
                <w:rFonts w:ascii="Georgia" w:eastAsiaTheme="minorHAnsi" w:hAnsi="Georgia"/>
                <w:b/>
                <w:bCs/>
                <w:color w:val="353535"/>
                <w:sz w:val="35"/>
                <w:szCs w:val="35"/>
              </w:rPr>
            </w:pPr>
            <w:proofErr w:type="spellStart"/>
            <w:r>
              <w:rPr>
                <w:rStyle w:val="Strong"/>
                <w:rFonts w:ascii="Georgia" w:eastAsiaTheme="minorHAnsi" w:hAnsi="Georgia"/>
                <w:b w:val="0"/>
                <w:bCs w:val="0"/>
                <w:color w:val="353535"/>
                <w:sz w:val="35"/>
                <w:szCs w:val="35"/>
              </w:rPr>
              <w:t>Step</w:t>
            </w:r>
            <w:proofErr w:type="spellEnd"/>
            <w:r>
              <w:rPr>
                <w:rStyle w:val="Strong"/>
                <w:rFonts w:ascii="Georgia" w:eastAsiaTheme="minorHAnsi" w:hAnsi="Georgia"/>
                <w:b w:val="0"/>
                <w:bCs w:val="0"/>
                <w:color w:val="353535"/>
                <w:sz w:val="35"/>
                <w:szCs w:val="35"/>
              </w:rPr>
              <w:t xml:space="preserve"> 1: </w:t>
            </w:r>
            <w:proofErr w:type="spellStart"/>
            <w:r>
              <w:rPr>
                <w:rStyle w:val="Strong"/>
                <w:rFonts w:ascii="Georgia" w:eastAsiaTheme="minorHAnsi" w:hAnsi="Georgia"/>
                <w:b w:val="0"/>
                <w:bCs w:val="0"/>
                <w:color w:val="353535"/>
                <w:sz w:val="35"/>
                <w:szCs w:val="35"/>
              </w:rPr>
              <w:t>Win</w:t>
            </w:r>
            <w:proofErr w:type="spellEnd"/>
            <w:r>
              <w:rPr>
                <w:rStyle w:val="Strong"/>
                <w:rFonts w:ascii="Georgia" w:eastAsiaTheme="minorHAnsi" w:hAnsi="Georgia"/>
                <w:b w:val="0"/>
                <w:bCs w:val="0"/>
                <w:color w:val="353535"/>
                <w:sz w:val="35"/>
                <w:szCs w:val="35"/>
              </w:rPr>
              <w:t xml:space="preserve"> An </w:t>
            </w:r>
            <w:proofErr w:type="spellStart"/>
            <w:r>
              <w:rPr>
                <w:rStyle w:val="Strong"/>
                <w:rFonts w:ascii="Georgia" w:eastAsiaTheme="minorHAnsi" w:hAnsi="Georgia"/>
                <w:b w:val="0"/>
                <w:bCs w:val="0"/>
                <w:color w:val="353535"/>
                <w:sz w:val="35"/>
                <w:szCs w:val="35"/>
              </w:rPr>
              <w:t>Objection</w:t>
            </w:r>
            <w:proofErr w:type="spellEnd"/>
            <w:r>
              <w:rPr>
                <w:rStyle w:val="Strong"/>
                <w:rFonts w:ascii="Georgia" w:eastAsiaTheme="minorHAnsi" w:hAnsi="Georgia"/>
                <w:b w:val="0"/>
                <w:bCs w:val="0"/>
                <w:color w:val="353535"/>
                <w:sz w:val="35"/>
                <w:szCs w:val="35"/>
              </w:rPr>
              <w:t xml:space="preserve"> THEN </w:t>
            </w:r>
            <w:proofErr w:type="spellStart"/>
            <w:r>
              <w:rPr>
                <w:rStyle w:val="Strong"/>
                <w:rFonts w:ascii="Georgia" w:eastAsiaTheme="minorHAnsi" w:hAnsi="Georgia"/>
                <w:b w:val="0"/>
                <w:bCs w:val="0"/>
                <w:color w:val="353535"/>
                <w:sz w:val="35"/>
                <w:szCs w:val="35"/>
              </w:rPr>
              <w:t>Win</w:t>
            </w:r>
            <w:proofErr w:type="spellEnd"/>
            <w:r>
              <w:rPr>
                <w:rStyle w:val="Strong"/>
                <w:rFonts w:ascii="Georgia" w:eastAsiaTheme="minorHAnsi" w:hAnsi="Georgia"/>
                <w:b w:val="0"/>
                <w:bCs w:val="0"/>
                <w:color w:val="353535"/>
                <w:sz w:val="35"/>
                <w:szCs w:val="35"/>
              </w:rPr>
              <w:t xml:space="preserve"> Trust</w:t>
            </w:r>
          </w:p>
          <w:p w14:paraId="5E1F0DAD"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The goal of your ''opener'' is to get an understanding of the psychological state of your prospect when they have answered the call. When you know that, it's really, really easy to respond to them properly.</w:t>
            </w:r>
          </w:p>
          <w:p w14:paraId="685C7D96"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This is where your opener comes in:</w:t>
            </w:r>
          </w:p>
          <w:p w14:paraId="3F4AD83B" w14:textId="77777777" w:rsidR="008F2B55" w:rsidRDefault="008F2B55" w:rsidP="008F2B55">
            <w:pPr>
              <w:numPr>
                <w:ilvl w:val="0"/>
                <w:numId w:val="5"/>
              </w:numPr>
              <w:spacing w:after="0" w:line="240" w:lineRule="auto"/>
              <w:ind w:left="1200"/>
              <w:rPr>
                <w:rFonts w:ascii="Georgia" w:hAnsi="Georgia"/>
                <w:color w:val="3D3D3D"/>
                <w:sz w:val="27"/>
                <w:szCs w:val="27"/>
              </w:rPr>
            </w:pPr>
            <w:r>
              <w:rPr>
                <w:rFonts w:ascii="Georgia" w:hAnsi="Georgia"/>
                <w:color w:val="3D3D3D"/>
                <w:sz w:val="27"/>
                <w:szCs w:val="27"/>
              </w:rPr>
              <w:t xml:space="preserve">Open </w:t>
            </w:r>
            <w:proofErr w:type="spellStart"/>
            <w:r>
              <w:rPr>
                <w:rFonts w:ascii="Georgia" w:hAnsi="Georgia"/>
                <w:color w:val="3D3D3D"/>
                <w:sz w:val="27"/>
                <w:szCs w:val="27"/>
              </w:rPr>
              <w:t>with</w:t>
            </w:r>
            <w:proofErr w:type="spellEnd"/>
            <w:r>
              <w:rPr>
                <w:rFonts w:ascii="Georgia" w:hAnsi="Georgia"/>
                <w:color w:val="3D3D3D"/>
                <w:sz w:val="27"/>
                <w:szCs w:val="27"/>
              </w:rPr>
              <w:t xml:space="preserve"> </w:t>
            </w:r>
            <w:proofErr w:type="spellStart"/>
            <w:r>
              <w:rPr>
                <w:rFonts w:ascii="Georgia" w:hAnsi="Georgia"/>
                <w:color w:val="3D3D3D"/>
                <w:sz w:val="27"/>
                <w:szCs w:val="27"/>
              </w:rPr>
              <w:t>their</w:t>
            </w:r>
            <w:proofErr w:type="spellEnd"/>
            <w:r>
              <w:rPr>
                <w:rFonts w:ascii="Georgia" w:hAnsi="Georgia"/>
                <w:color w:val="3D3D3D"/>
                <w:sz w:val="27"/>
                <w:szCs w:val="27"/>
              </w:rPr>
              <w:t xml:space="preserve"> </w:t>
            </w:r>
            <w:proofErr w:type="spellStart"/>
            <w:r>
              <w:rPr>
                <w:rFonts w:ascii="Georgia" w:hAnsi="Georgia"/>
                <w:color w:val="3D3D3D"/>
                <w:sz w:val="27"/>
                <w:szCs w:val="27"/>
              </w:rPr>
              <w:t>name</w:t>
            </w:r>
            <w:proofErr w:type="spellEnd"/>
            <w:r>
              <w:rPr>
                <w:rFonts w:ascii="Georgia" w:hAnsi="Georgia"/>
                <w:color w:val="3D3D3D"/>
                <w:sz w:val="27"/>
                <w:szCs w:val="27"/>
              </w:rPr>
              <w:t xml:space="preserve"> and </w:t>
            </w:r>
            <w:proofErr w:type="spellStart"/>
            <w:r>
              <w:rPr>
                <w:rFonts w:ascii="Georgia" w:hAnsi="Georgia"/>
                <w:color w:val="3D3D3D"/>
                <w:sz w:val="27"/>
                <w:szCs w:val="27"/>
              </w:rPr>
              <w:t>yours</w:t>
            </w:r>
            <w:proofErr w:type="spellEnd"/>
          </w:p>
          <w:p w14:paraId="35562920" w14:textId="77777777" w:rsidR="008F2B55" w:rsidRDefault="008F2B55" w:rsidP="008F2B55">
            <w:pPr>
              <w:numPr>
                <w:ilvl w:val="0"/>
                <w:numId w:val="5"/>
              </w:numPr>
              <w:spacing w:after="0" w:line="240" w:lineRule="auto"/>
              <w:ind w:left="1200"/>
              <w:rPr>
                <w:rFonts w:ascii="Georgia" w:hAnsi="Georgia"/>
                <w:color w:val="3D3D3D"/>
                <w:sz w:val="27"/>
                <w:szCs w:val="27"/>
              </w:rPr>
            </w:pPr>
            <w:r>
              <w:rPr>
                <w:rFonts w:ascii="Georgia" w:hAnsi="Georgia"/>
                <w:color w:val="3D3D3D"/>
                <w:sz w:val="27"/>
                <w:szCs w:val="27"/>
              </w:rPr>
              <w:t xml:space="preserve">Ask </w:t>
            </w:r>
            <w:proofErr w:type="spellStart"/>
            <w:r>
              <w:rPr>
                <w:rFonts w:ascii="Georgia" w:hAnsi="Georgia"/>
                <w:color w:val="3D3D3D"/>
                <w:sz w:val="27"/>
                <w:szCs w:val="27"/>
              </w:rPr>
              <w:t>them</w:t>
            </w:r>
            <w:proofErr w:type="spellEnd"/>
            <w:r>
              <w:rPr>
                <w:rFonts w:ascii="Georgia" w:hAnsi="Georgia"/>
                <w:color w:val="3D3D3D"/>
                <w:sz w:val="27"/>
                <w:szCs w:val="27"/>
              </w:rPr>
              <w:t xml:space="preserve"> a simple </w:t>
            </w:r>
            <w:proofErr w:type="spellStart"/>
            <w:r>
              <w:rPr>
                <w:rFonts w:ascii="Georgia" w:hAnsi="Georgia"/>
                <w:color w:val="3D3D3D"/>
                <w:sz w:val="27"/>
                <w:szCs w:val="27"/>
              </w:rPr>
              <w:t>question</w:t>
            </w:r>
            <w:proofErr w:type="spellEnd"/>
            <w:r>
              <w:rPr>
                <w:rFonts w:ascii="Georgia" w:hAnsi="Georgia"/>
                <w:color w:val="3D3D3D"/>
                <w:sz w:val="27"/>
                <w:szCs w:val="27"/>
              </w:rPr>
              <w:t xml:space="preserve"> </w:t>
            </w:r>
            <w:proofErr w:type="spellStart"/>
            <w:r>
              <w:rPr>
                <w:rFonts w:ascii="Georgia" w:hAnsi="Georgia"/>
                <w:color w:val="3D3D3D"/>
                <w:sz w:val="27"/>
                <w:szCs w:val="27"/>
              </w:rPr>
              <w:t>without</w:t>
            </w:r>
            <w:proofErr w:type="spellEnd"/>
            <w:r>
              <w:rPr>
                <w:rFonts w:ascii="Georgia" w:hAnsi="Georgia"/>
                <w:color w:val="3D3D3D"/>
                <w:sz w:val="27"/>
                <w:szCs w:val="27"/>
              </w:rPr>
              <w:t xml:space="preserve"> </w:t>
            </w:r>
            <w:proofErr w:type="spellStart"/>
            <w:r>
              <w:rPr>
                <w:rFonts w:ascii="Georgia" w:hAnsi="Georgia"/>
                <w:color w:val="3D3D3D"/>
                <w:sz w:val="27"/>
                <w:szCs w:val="27"/>
              </w:rPr>
              <w:t>context</w:t>
            </w:r>
            <w:proofErr w:type="spellEnd"/>
          </w:p>
          <w:p w14:paraId="4574745C" w14:textId="77777777" w:rsidR="008F2B55" w:rsidRDefault="008F2B55" w:rsidP="008F2B55">
            <w:pPr>
              <w:numPr>
                <w:ilvl w:val="0"/>
                <w:numId w:val="5"/>
              </w:numPr>
              <w:spacing w:after="0" w:line="240" w:lineRule="auto"/>
              <w:ind w:left="1200"/>
              <w:rPr>
                <w:rFonts w:ascii="Georgia" w:hAnsi="Georgia"/>
                <w:color w:val="3D3D3D"/>
                <w:sz w:val="27"/>
                <w:szCs w:val="27"/>
              </w:rPr>
            </w:pPr>
            <w:proofErr w:type="spellStart"/>
            <w:r>
              <w:rPr>
                <w:rFonts w:ascii="Georgia" w:hAnsi="Georgia"/>
                <w:color w:val="3D3D3D"/>
                <w:sz w:val="27"/>
                <w:szCs w:val="27"/>
              </w:rPr>
              <w:t>Don't</w:t>
            </w:r>
            <w:proofErr w:type="spellEnd"/>
            <w:r>
              <w:rPr>
                <w:rFonts w:ascii="Georgia" w:hAnsi="Georgia"/>
                <w:color w:val="3D3D3D"/>
                <w:sz w:val="27"/>
                <w:szCs w:val="27"/>
              </w:rPr>
              <w:t xml:space="preserve"> pitch </w:t>
            </w:r>
            <w:proofErr w:type="spellStart"/>
            <w:r>
              <w:rPr>
                <w:rFonts w:ascii="Georgia" w:hAnsi="Georgia"/>
                <w:color w:val="3D3D3D"/>
                <w:sz w:val="27"/>
                <w:szCs w:val="27"/>
              </w:rPr>
              <w:t>yet</w:t>
            </w:r>
            <w:proofErr w:type="spellEnd"/>
            <w:r>
              <w:rPr>
                <w:rFonts w:ascii="Georgia" w:hAnsi="Georgia"/>
                <w:color w:val="3D3D3D"/>
                <w:sz w:val="27"/>
                <w:szCs w:val="27"/>
              </w:rPr>
              <w:t xml:space="preserve"> </w:t>
            </w:r>
            <w:proofErr w:type="spellStart"/>
            <w:r>
              <w:rPr>
                <w:rFonts w:ascii="Georgia" w:hAnsi="Georgia"/>
                <w:color w:val="3D3D3D"/>
                <w:sz w:val="27"/>
                <w:szCs w:val="27"/>
              </w:rPr>
              <w:t>or</w:t>
            </w:r>
            <w:proofErr w:type="spellEnd"/>
            <w:r>
              <w:rPr>
                <w:rFonts w:ascii="Georgia" w:hAnsi="Georgia"/>
                <w:color w:val="3D3D3D"/>
                <w:sz w:val="27"/>
                <w:szCs w:val="27"/>
              </w:rPr>
              <w:t xml:space="preserve"> </w:t>
            </w:r>
            <w:proofErr w:type="spellStart"/>
            <w:r>
              <w:rPr>
                <w:rFonts w:ascii="Georgia" w:hAnsi="Georgia"/>
                <w:color w:val="3D3D3D"/>
                <w:sz w:val="27"/>
                <w:szCs w:val="27"/>
              </w:rPr>
              <w:t>mention</w:t>
            </w:r>
            <w:proofErr w:type="spellEnd"/>
            <w:r>
              <w:rPr>
                <w:rFonts w:ascii="Georgia" w:hAnsi="Georgia"/>
                <w:color w:val="3D3D3D"/>
                <w:sz w:val="27"/>
                <w:szCs w:val="27"/>
              </w:rPr>
              <w:t xml:space="preserve"> </w:t>
            </w:r>
            <w:proofErr w:type="spellStart"/>
            <w:r>
              <w:rPr>
                <w:rFonts w:ascii="Georgia" w:hAnsi="Georgia"/>
                <w:color w:val="3D3D3D"/>
                <w:sz w:val="27"/>
                <w:szCs w:val="27"/>
              </w:rPr>
              <w:t>your</w:t>
            </w:r>
            <w:proofErr w:type="spellEnd"/>
            <w:r>
              <w:rPr>
                <w:rFonts w:ascii="Georgia" w:hAnsi="Georgia"/>
                <w:color w:val="3D3D3D"/>
                <w:sz w:val="27"/>
                <w:szCs w:val="27"/>
              </w:rPr>
              <w:t xml:space="preserve"> </w:t>
            </w:r>
            <w:proofErr w:type="spellStart"/>
            <w:r>
              <w:rPr>
                <w:rFonts w:ascii="Georgia" w:hAnsi="Georgia"/>
                <w:color w:val="3D3D3D"/>
                <w:sz w:val="27"/>
                <w:szCs w:val="27"/>
              </w:rPr>
              <w:t>company</w:t>
            </w:r>
            <w:proofErr w:type="spellEnd"/>
          </w:p>
          <w:p w14:paraId="1FA0CF0E"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By giving very little away you induce a response from your prospect that gives away how THEY are feeling and what they want from you.</w:t>
            </w:r>
          </w:p>
          <w:p w14:paraId="7734198F"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Typically this comes in the form of a ''fight'' or ''flight'' response. Fight = questions like who are you, where are you calling from. Flight = statements like I'm busy, I'm in a meeting etc.</w:t>
            </w:r>
          </w:p>
          <w:p w14:paraId="24C57C1C"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lastRenderedPageBreak/>
              <w:t>The beauty of these responses is they are EXACT giveaways of how your prospect feels about this call which can really help you respond more effectively [as long as you REALLY listen to the responses they give you].</w:t>
            </w:r>
          </w:p>
          <w:p w14:paraId="47370D12"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Once you do, you win the 30 seconds, 2 mins or whatever you're asking for, and move on to step 2.</w:t>
            </w:r>
          </w:p>
          <w:p w14:paraId="25FD4FA5"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Example opening:</w:t>
            </w:r>
            <w:r>
              <w:rPr>
                <w:rFonts w:ascii="Georgia" w:hAnsi="Georgia"/>
                <w:color w:val="3D3D3D"/>
                <w:sz w:val="27"/>
                <w:szCs w:val="27"/>
              </w:rPr>
              <w:t xml:space="preserve"> "Hey Mark, it's Chris </w:t>
            </w:r>
            <w:proofErr w:type="spellStart"/>
            <w:r>
              <w:rPr>
                <w:rFonts w:ascii="Georgia" w:hAnsi="Georgia"/>
                <w:color w:val="3D3D3D"/>
                <w:sz w:val="27"/>
                <w:szCs w:val="27"/>
              </w:rPr>
              <w:t>Ritson</w:t>
            </w:r>
            <w:proofErr w:type="spellEnd"/>
            <w:r>
              <w:rPr>
                <w:rFonts w:ascii="Georgia" w:hAnsi="Georgia"/>
                <w:color w:val="3D3D3D"/>
                <w:sz w:val="27"/>
                <w:szCs w:val="27"/>
              </w:rPr>
              <w:t>, got a minute so I can tell you why I called? I'll be brief.''</w:t>
            </w:r>
          </w:p>
          <w:p w14:paraId="01E53A32"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Mark: Where are you calling from?</w:t>
            </w:r>
          </w:p>
          <w:p w14:paraId="51F64E0E"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Chris: ''</w:t>
            </w:r>
            <w:proofErr w:type="spellStart"/>
            <w:r>
              <w:rPr>
                <w:rFonts w:ascii="Georgia" w:hAnsi="Georgia"/>
                <w:color w:val="3D3D3D"/>
                <w:sz w:val="27"/>
                <w:szCs w:val="27"/>
              </w:rPr>
              <w:t>TheSDRLeader</w:t>
            </w:r>
            <w:proofErr w:type="spellEnd"/>
            <w:r>
              <w:rPr>
                <w:rFonts w:ascii="Georgia" w:hAnsi="Georgia"/>
                <w:color w:val="3D3D3D"/>
                <w:sz w:val="27"/>
                <w:szCs w:val="27"/>
              </w:rPr>
              <w:t>, we help CROs like you get your SDRs on target more consistently, as I said have you got a minute so I can tell you why I called?''</w:t>
            </w:r>
          </w:p>
          <w:p w14:paraId="711D4A46"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Bonus tip:</w:t>
            </w:r>
            <w:r>
              <w:rPr>
                <w:rFonts w:ascii="Georgia" w:hAnsi="Georgia"/>
                <w:color w:val="3D3D3D"/>
                <w:sz w:val="27"/>
                <w:szCs w:val="27"/>
              </w:rPr>
              <w:t xml:space="preserve"> At the start of your conversations your prospects NEED more context about you and your company to help them trust you. Pitching to them does the opposite. Instead, explain how you can help them in 10-12 words.</w:t>
            </w:r>
          </w:p>
          <w:p w14:paraId="0BB75273"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12E2B25D" w14:textId="77777777" w:rsidR="008F2B55" w:rsidRDefault="008F2B55">
            <w:pPr>
              <w:pStyle w:val="Heading3"/>
              <w:spacing w:before="240" w:after="240"/>
              <w:rPr>
                <w:rFonts w:ascii="Georgia" w:eastAsiaTheme="minorHAnsi" w:hAnsi="Georgia"/>
                <w:color w:val="353535"/>
                <w:sz w:val="35"/>
                <w:szCs w:val="35"/>
              </w:rPr>
            </w:pPr>
            <w:proofErr w:type="spellStart"/>
            <w:r>
              <w:rPr>
                <w:rStyle w:val="Strong"/>
                <w:rFonts w:ascii="Georgia" w:eastAsiaTheme="minorHAnsi" w:hAnsi="Georgia"/>
                <w:b w:val="0"/>
                <w:bCs w:val="0"/>
                <w:color w:val="353535"/>
                <w:sz w:val="35"/>
                <w:szCs w:val="35"/>
              </w:rPr>
              <w:t>Step</w:t>
            </w:r>
            <w:proofErr w:type="spellEnd"/>
            <w:r>
              <w:rPr>
                <w:rStyle w:val="Strong"/>
                <w:rFonts w:ascii="Georgia" w:eastAsiaTheme="minorHAnsi" w:hAnsi="Georgia"/>
                <w:b w:val="0"/>
                <w:bCs w:val="0"/>
                <w:color w:val="353535"/>
                <w:sz w:val="35"/>
                <w:szCs w:val="35"/>
              </w:rPr>
              <w:t xml:space="preserve"> 2: Create a Comfort </w:t>
            </w:r>
            <w:proofErr w:type="spellStart"/>
            <w:r>
              <w:rPr>
                <w:rStyle w:val="Strong"/>
                <w:rFonts w:ascii="Georgia" w:eastAsiaTheme="minorHAnsi" w:hAnsi="Georgia"/>
                <w:b w:val="0"/>
                <w:bCs w:val="0"/>
                <w:color w:val="353535"/>
                <w:sz w:val="35"/>
                <w:szCs w:val="35"/>
              </w:rPr>
              <w:t>Blanket</w:t>
            </w:r>
            <w:proofErr w:type="spellEnd"/>
          </w:p>
          <w:p w14:paraId="1DE1502F"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Once you’ve answered their initial objections with how you can help, you will have built enough trust to move to step 2 of your call where you can tease out a specific problem your prospect may be facing using ''typical'' or ''usual'' questions. When you do this, you help your prospect feel comfortable sharing their pain with you - it's like you become their therapist or doctor. A trusted person.</w:t>
            </w:r>
          </w:p>
          <w:p w14:paraId="67CDEFF7" w14:textId="77777777" w:rsidR="008F2B55" w:rsidRDefault="008F2B55" w:rsidP="008F2B55">
            <w:pPr>
              <w:numPr>
                <w:ilvl w:val="0"/>
                <w:numId w:val="6"/>
              </w:numPr>
              <w:spacing w:after="0" w:line="240" w:lineRule="auto"/>
              <w:ind w:left="1200"/>
              <w:rPr>
                <w:rFonts w:ascii="Georgia" w:hAnsi="Georgia"/>
                <w:color w:val="3D3D3D"/>
                <w:sz w:val="27"/>
                <w:szCs w:val="27"/>
              </w:rPr>
            </w:pPr>
            <w:proofErr w:type="spellStart"/>
            <w:r>
              <w:rPr>
                <w:rFonts w:ascii="Georgia" w:hAnsi="Georgia"/>
                <w:color w:val="3D3D3D"/>
                <w:sz w:val="27"/>
                <w:szCs w:val="27"/>
              </w:rPr>
              <w:t>Briefly</w:t>
            </w:r>
            <w:proofErr w:type="spellEnd"/>
            <w:r>
              <w:rPr>
                <w:rFonts w:ascii="Georgia" w:hAnsi="Georgia"/>
                <w:color w:val="3D3D3D"/>
                <w:sz w:val="27"/>
                <w:szCs w:val="27"/>
              </w:rPr>
              <w:t xml:space="preserve"> </w:t>
            </w:r>
            <w:proofErr w:type="spellStart"/>
            <w:r>
              <w:rPr>
                <w:rFonts w:ascii="Georgia" w:hAnsi="Georgia"/>
                <w:color w:val="3D3D3D"/>
                <w:sz w:val="27"/>
                <w:szCs w:val="27"/>
              </w:rPr>
              <w:t>recap</w:t>
            </w:r>
            <w:proofErr w:type="spellEnd"/>
            <w:r>
              <w:rPr>
                <w:rFonts w:ascii="Georgia" w:hAnsi="Georgia"/>
                <w:color w:val="3D3D3D"/>
                <w:sz w:val="27"/>
                <w:szCs w:val="27"/>
              </w:rPr>
              <w:t xml:space="preserve"> </w:t>
            </w:r>
            <w:proofErr w:type="spellStart"/>
            <w:r>
              <w:rPr>
                <w:rFonts w:ascii="Georgia" w:hAnsi="Georgia"/>
                <w:color w:val="3D3D3D"/>
                <w:sz w:val="27"/>
                <w:szCs w:val="27"/>
              </w:rPr>
              <w:t>the</w:t>
            </w:r>
            <w:proofErr w:type="spellEnd"/>
            <w:r>
              <w:rPr>
                <w:rFonts w:ascii="Georgia" w:hAnsi="Georgia"/>
                <w:color w:val="3D3D3D"/>
                <w:sz w:val="27"/>
                <w:szCs w:val="27"/>
              </w:rPr>
              <w:t xml:space="preserve"> </w:t>
            </w:r>
            <w:proofErr w:type="spellStart"/>
            <w:r>
              <w:rPr>
                <w:rFonts w:ascii="Georgia" w:hAnsi="Georgia"/>
                <w:color w:val="3D3D3D"/>
                <w:sz w:val="27"/>
                <w:szCs w:val="27"/>
              </w:rPr>
              <w:t>conversation</w:t>
            </w:r>
            <w:proofErr w:type="spellEnd"/>
          </w:p>
          <w:p w14:paraId="627BCF37" w14:textId="77777777" w:rsidR="008F2B55" w:rsidRDefault="008F2B55" w:rsidP="008F2B55">
            <w:pPr>
              <w:numPr>
                <w:ilvl w:val="0"/>
                <w:numId w:val="6"/>
              </w:numPr>
              <w:spacing w:after="0" w:line="240" w:lineRule="auto"/>
              <w:ind w:left="1200"/>
              <w:rPr>
                <w:rFonts w:ascii="Georgia" w:hAnsi="Georgia"/>
                <w:color w:val="3D3D3D"/>
                <w:sz w:val="27"/>
                <w:szCs w:val="27"/>
              </w:rPr>
            </w:pPr>
            <w:r>
              <w:rPr>
                <w:rFonts w:ascii="Georgia" w:hAnsi="Georgia"/>
                <w:color w:val="3D3D3D"/>
                <w:sz w:val="27"/>
                <w:szCs w:val="27"/>
              </w:rPr>
              <w:t>Use ''</w:t>
            </w:r>
            <w:proofErr w:type="spellStart"/>
            <w:r>
              <w:rPr>
                <w:rFonts w:ascii="Georgia" w:hAnsi="Georgia"/>
                <w:color w:val="3D3D3D"/>
                <w:sz w:val="27"/>
                <w:szCs w:val="27"/>
              </w:rPr>
              <w:t>typically</w:t>
            </w:r>
            <w:proofErr w:type="spellEnd"/>
            <w:r>
              <w:rPr>
                <w:rFonts w:ascii="Georgia" w:hAnsi="Georgia"/>
                <w:color w:val="3D3D3D"/>
                <w:sz w:val="27"/>
                <w:szCs w:val="27"/>
              </w:rPr>
              <w:t xml:space="preserve">'' </w:t>
            </w:r>
            <w:proofErr w:type="spellStart"/>
            <w:r>
              <w:rPr>
                <w:rFonts w:ascii="Georgia" w:hAnsi="Georgia"/>
                <w:color w:val="3D3D3D"/>
                <w:sz w:val="27"/>
                <w:szCs w:val="27"/>
              </w:rPr>
              <w:t>based</w:t>
            </w:r>
            <w:proofErr w:type="spellEnd"/>
            <w:r>
              <w:rPr>
                <w:rFonts w:ascii="Georgia" w:hAnsi="Georgia"/>
                <w:color w:val="3D3D3D"/>
                <w:sz w:val="27"/>
                <w:szCs w:val="27"/>
              </w:rPr>
              <w:t xml:space="preserve"> </w:t>
            </w:r>
            <w:proofErr w:type="spellStart"/>
            <w:r>
              <w:rPr>
                <w:rFonts w:ascii="Georgia" w:hAnsi="Georgia"/>
                <w:color w:val="3D3D3D"/>
                <w:sz w:val="27"/>
                <w:szCs w:val="27"/>
              </w:rPr>
              <w:t>language</w:t>
            </w:r>
            <w:proofErr w:type="spellEnd"/>
          </w:p>
          <w:p w14:paraId="42C94DD1" w14:textId="77777777" w:rsidR="008F2B55" w:rsidRDefault="008F2B55" w:rsidP="008F2B55">
            <w:pPr>
              <w:numPr>
                <w:ilvl w:val="0"/>
                <w:numId w:val="6"/>
              </w:numPr>
              <w:spacing w:after="0" w:line="240" w:lineRule="auto"/>
              <w:ind w:left="1200"/>
              <w:rPr>
                <w:rFonts w:ascii="Georgia" w:hAnsi="Georgia"/>
                <w:color w:val="3D3D3D"/>
                <w:sz w:val="27"/>
                <w:szCs w:val="27"/>
              </w:rPr>
            </w:pPr>
            <w:proofErr w:type="spellStart"/>
            <w:r>
              <w:rPr>
                <w:rFonts w:ascii="Georgia" w:hAnsi="Georgia"/>
                <w:color w:val="3D3D3D"/>
                <w:sz w:val="27"/>
                <w:szCs w:val="27"/>
              </w:rPr>
              <w:t>Introduce</w:t>
            </w:r>
            <w:proofErr w:type="spellEnd"/>
            <w:r>
              <w:rPr>
                <w:rFonts w:ascii="Georgia" w:hAnsi="Georgia"/>
                <w:color w:val="3D3D3D"/>
                <w:sz w:val="27"/>
                <w:szCs w:val="27"/>
              </w:rPr>
              <w:t xml:space="preserve"> 2/3 </w:t>
            </w:r>
            <w:proofErr w:type="spellStart"/>
            <w:r>
              <w:rPr>
                <w:rFonts w:ascii="Georgia" w:hAnsi="Georgia"/>
                <w:color w:val="3D3D3D"/>
                <w:sz w:val="27"/>
                <w:szCs w:val="27"/>
              </w:rPr>
              <w:t>common</w:t>
            </w:r>
            <w:proofErr w:type="spellEnd"/>
            <w:r>
              <w:rPr>
                <w:rFonts w:ascii="Georgia" w:hAnsi="Georgia"/>
                <w:color w:val="3D3D3D"/>
                <w:sz w:val="27"/>
                <w:szCs w:val="27"/>
              </w:rPr>
              <w:t xml:space="preserve"> </w:t>
            </w:r>
            <w:proofErr w:type="spellStart"/>
            <w:r>
              <w:rPr>
                <w:rFonts w:ascii="Georgia" w:hAnsi="Georgia"/>
                <w:color w:val="3D3D3D"/>
                <w:sz w:val="27"/>
                <w:szCs w:val="27"/>
              </w:rPr>
              <w:t>problems</w:t>
            </w:r>
            <w:proofErr w:type="spellEnd"/>
          </w:p>
          <w:p w14:paraId="3FBB26CA" w14:textId="77777777" w:rsidR="008F2B55" w:rsidRDefault="008F2B55" w:rsidP="008F2B55">
            <w:pPr>
              <w:numPr>
                <w:ilvl w:val="0"/>
                <w:numId w:val="6"/>
              </w:numPr>
              <w:spacing w:after="0" w:line="240" w:lineRule="auto"/>
              <w:ind w:left="1200"/>
              <w:rPr>
                <w:rFonts w:ascii="Georgia" w:hAnsi="Georgia"/>
                <w:color w:val="3D3D3D"/>
                <w:sz w:val="27"/>
                <w:szCs w:val="27"/>
              </w:rPr>
            </w:pPr>
            <w:r>
              <w:rPr>
                <w:rFonts w:ascii="Georgia" w:hAnsi="Georgia"/>
                <w:color w:val="3D3D3D"/>
                <w:sz w:val="27"/>
                <w:szCs w:val="27"/>
              </w:rPr>
              <w:t xml:space="preserve">Ask </w:t>
            </w:r>
            <w:proofErr w:type="spellStart"/>
            <w:r>
              <w:rPr>
                <w:rFonts w:ascii="Georgia" w:hAnsi="Georgia"/>
                <w:color w:val="3D3D3D"/>
                <w:sz w:val="27"/>
                <w:szCs w:val="27"/>
              </w:rPr>
              <w:t>if</w:t>
            </w:r>
            <w:proofErr w:type="spellEnd"/>
            <w:r>
              <w:rPr>
                <w:rFonts w:ascii="Georgia" w:hAnsi="Georgia"/>
                <w:color w:val="3D3D3D"/>
                <w:sz w:val="27"/>
                <w:szCs w:val="27"/>
              </w:rPr>
              <w:t xml:space="preserve"> </w:t>
            </w:r>
            <w:proofErr w:type="spellStart"/>
            <w:r>
              <w:rPr>
                <w:rFonts w:ascii="Georgia" w:hAnsi="Georgia"/>
                <w:color w:val="3D3D3D"/>
                <w:sz w:val="27"/>
                <w:szCs w:val="27"/>
              </w:rPr>
              <w:t>you're</w:t>
            </w:r>
            <w:proofErr w:type="spellEnd"/>
            <w:r>
              <w:rPr>
                <w:rFonts w:ascii="Georgia" w:hAnsi="Georgia"/>
                <w:color w:val="3D3D3D"/>
                <w:sz w:val="27"/>
                <w:szCs w:val="27"/>
              </w:rPr>
              <w:t xml:space="preserve"> in </w:t>
            </w:r>
            <w:proofErr w:type="spellStart"/>
            <w:r>
              <w:rPr>
                <w:rFonts w:ascii="Georgia" w:hAnsi="Georgia"/>
                <w:color w:val="3D3D3D"/>
                <w:sz w:val="27"/>
                <w:szCs w:val="27"/>
              </w:rPr>
              <w:t>the</w:t>
            </w:r>
            <w:proofErr w:type="spellEnd"/>
            <w:r>
              <w:rPr>
                <w:rFonts w:ascii="Georgia" w:hAnsi="Georgia"/>
                <w:color w:val="3D3D3D"/>
                <w:sz w:val="27"/>
                <w:szCs w:val="27"/>
              </w:rPr>
              <w:t xml:space="preserve"> </w:t>
            </w:r>
            <w:proofErr w:type="spellStart"/>
            <w:r>
              <w:rPr>
                <w:rFonts w:ascii="Georgia" w:hAnsi="Georgia"/>
                <w:color w:val="3D3D3D"/>
                <w:sz w:val="27"/>
                <w:szCs w:val="27"/>
              </w:rPr>
              <w:t>right</w:t>
            </w:r>
            <w:proofErr w:type="spellEnd"/>
            <w:r>
              <w:rPr>
                <w:rFonts w:ascii="Georgia" w:hAnsi="Georgia"/>
                <w:color w:val="3D3D3D"/>
                <w:sz w:val="27"/>
                <w:szCs w:val="27"/>
              </w:rPr>
              <w:t xml:space="preserve"> </w:t>
            </w:r>
            <w:proofErr w:type="spellStart"/>
            <w:r>
              <w:rPr>
                <w:rFonts w:ascii="Georgia" w:hAnsi="Georgia"/>
                <w:color w:val="3D3D3D"/>
                <w:sz w:val="27"/>
                <w:szCs w:val="27"/>
              </w:rPr>
              <w:t>ballpark</w:t>
            </w:r>
            <w:proofErr w:type="spellEnd"/>
          </w:p>
          <w:p w14:paraId="09CBE163"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Example:</w:t>
            </w:r>
            <w:r>
              <w:rPr>
                <w:rFonts w:ascii="Georgia" w:hAnsi="Georgia"/>
                <w:color w:val="3D3D3D"/>
                <w:sz w:val="27"/>
                <w:szCs w:val="27"/>
              </w:rPr>
              <w:t xml:space="preserve"> "As I said, I help CROs like you with getting SDRs on target consistently. Typically, when I speak with other CROs they say:</w:t>
            </w:r>
          </w:p>
          <w:p w14:paraId="6D9249CF" w14:textId="77777777" w:rsidR="008F2B55" w:rsidRDefault="008F2B55" w:rsidP="008F2B55">
            <w:pPr>
              <w:numPr>
                <w:ilvl w:val="0"/>
                <w:numId w:val="7"/>
              </w:numPr>
              <w:spacing w:after="0" w:line="240" w:lineRule="auto"/>
              <w:ind w:left="1200"/>
              <w:rPr>
                <w:rFonts w:ascii="Georgia" w:hAnsi="Georgia"/>
                <w:color w:val="3D3D3D"/>
                <w:sz w:val="27"/>
                <w:szCs w:val="27"/>
              </w:rPr>
            </w:pPr>
            <w:r>
              <w:rPr>
                <w:rFonts w:ascii="Georgia" w:hAnsi="Georgia"/>
                <w:color w:val="3D3D3D"/>
                <w:sz w:val="27"/>
                <w:szCs w:val="27"/>
              </w:rPr>
              <w:t xml:space="preserve">Reps </w:t>
            </w:r>
            <w:proofErr w:type="spellStart"/>
            <w:r>
              <w:rPr>
                <w:rFonts w:ascii="Georgia" w:hAnsi="Georgia"/>
                <w:color w:val="3D3D3D"/>
                <w:sz w:val="27"/>
                <w:szCs w:val="27"/>
              </w:rPr>
              <w:t>don't</w:t>
            </w:r>
            <w:proofErr w:type="spellEnd"/>
            <w:r>
              <w:rPr>
                <w:rFonts w:ascii="Georgia" w:hAnsi="Georgia"/>
                <w:color w:val="3D3D3D"/>
                <w:sz w:val="27"/>
                <w:szCs w:val="27"/>
              </w:rPr>
              <w:t xml:space="preserve"> do </w:t>
            </w:r>
            <w:proofErr w:type="spellStart"/>
            <w:r>
              <w:rPr>
                <w:rFonts w:ascii="Georgia" w:hAnsi="Georgia"/>
                <w:color w:val="3D3D3D"/>
                <w:sz w:val="27"/>
                <w:szCs w:val="27"/>
              </w:rPr>
              <w:t>enough</w:t>
            </w:r>
            <w:proofErr w:type="spellEnd"/>
            <w:r>
              <w:rPr>
                <w:rFonts w:ascii="Georgia" w:hAnsi="Georgia"/>
                <w:color w:val="3D3D3D"/>
                <w:sz w:val="27"/>
                <w:szCs w:val="27"/>
              </w:rPr>
              <w:t xml:space="preserve"> </w:t>
            </w:r>
            <w:proofErr w:type="spellStart"/>
            <w:r>
              <w:rPr>
                <w:rFonts w:ascii="Georgia" w:hAnsi="Georgia"/>
                <w:color w:val="3D3D3D"/>
                <w:sz w:val="27"/>
                <w:szCs w:val="27"/>
              </w:rPr>
              <w:t>activity</w:t>
            </w:r>
            <w:proofErr w:type="spellEnd"/>
            <w:r>
              <w:rPr>
                <w:rFonts w:ascii="Georgia" w:hAnsi="Georgia"/>
                <w:color w:val="3D3D3D"/>
                <w:sz w:val="27"/>
                <w:szCs w:val="27"/>
              </w:rPr>
              <w:t xml:space="preserve"> and </w:t>
            </w:r>
            <w:proofErr w:type="spellStart"/>
            <w:r>
              <w:rPr>
                <w:rFonts w:ascii="Georgia" w:hAnsi="Georgia"/>
                <w:color w:val="3D3D3D"/>
                <w:sz w:val="27"/>
                <w:szCs w:val="27"/>
              </w:rPr>
              <w:t>they</w:t>
            </w:r>
            <w:proofErr w:type="spellEnd"/>
            <w:r>
              <w:rPr>
                <w:rFonts w:ascii="Georgia" w:hAnsi="Georgia"/>
                <w:color w:val="3D3D3D"/>
                <w:sz w:val="27"/>
                <w:szCs w:val="27"/>
              </w:rPr>
              <w:t xml:space="preserve"> end </w:t>
            </w:r>
            <w:proofErr w:type="spellStart"/>
            <w:r>
              <w:rPr>
                <w:rFonts w:ascii="Georgia" w:hAnsi="Georgia"/>
                <w:color w:val="3D3D3D"/>
                <w:sz w:val="27"/>
                <w:szCs w:val="27"/>
              </w:rPr>
              <w:t>up</w:t>
            </w:r>
            <w:proofErr w:type="spellEnd"/>
            <w:r>
              <w:rPr>
                <w:rFonts w:ascii="Georgia" w:hAnsi="Georgia"/>
                <w:color w:val="3D3D3D"/>
                <w:sz w:val="27"/>
                <w:szCs w:val="27"/>
              </w:rPr>
              <w:t xml:space="preserve"> </w:t>
            </w:r>
            <w:proofErr w:type="spellStart"/>
            <w:r>
              <w:rPr>
                <w:rFonts w:ascii="Georgia" w:hAnsi="Georgia"/>
                <w:color w:val="3D3D3D"/>
                <w:sz w:val="27"/>
                <w:szCs w:val="27"/>
              </w:rPr>
              <w:t>policing</w:t>
            </w:r>
            <w:proofErr w:type="spellEnd"/>
            <w:r>
              <w:rPr>
                <w:rFonts w:ascii="Georgia" w:hAnsi="Georgia"/>
                <w:color w:val="3D3D3D"/>
                <w:sz w:val="27"/>
                <w:szCs w:val="27"/>
              </w:rPr>
              <w:t xml:space="preserve"> </w:t>
            </w:r>
            <w:proofErr w:type="spellStart"/>
            <w:r>
              <w:rPr>
                <w:rFonts w:ascii="Georgia" w:hAnsi="Georgia"/>
                <w:color w:val="3D3D3D"/>
                <w:sz w:val="27"/>
                <w:szCs w:val="27"/>
              </w:rPr>
              <w:t>them</w:t>
            </w:r>
            <w:proofErr w:type="spellEnd"/>
            <w:r>
              <w:rPr>
                <w:rFonts w:ascii="Georgia" w:hAnsi="Georgia"/>
                <w:color w:val="3D3D3D"/>
                <w:sz w:val="27"/>
                <w:szCs w:val="27"/>
              </w:rPr>
              <w:t xml:space="preserve"> </w:t>
            </w:r>
            <w:proofErr w:type="spellStart"/>
            <w:r>
              <w:rPr>
                <w:rFonts w:ascii="Georgia" w:hAnsi="Georgia"/>
                <w:color w:val="3D3D3D"/>
                <w:sz w:val="27"/>
                <w:szCs w:val="27"/>
              </w:rPr>
              <w:t>which</w:t>
            </w:r>
            <w:proofErr w:type="spellEnd"/>
            <w:r>
              <w:rPr>
                <w:rFonts w:ascii="Georgia" w:hAnsi="Georgia"/>
                <w:color w:val="3D3D3D"/>
                <w:sz w:val="27"/>
                <w:szCs w:val="27"/>
              </w:rPr>
              <w:t xml:space="preserve"> </w:t>
            </w:r>
            <w:proofErr w:type="spellStart"/>
            <w:r>
              <w:rPr>
                <w:rFonts w:ascii="Georgia" w:hAnsi="Georgia"/>
                <w:color w:val="3D3D3D"/>
                <w:sz w:val="27"/>
                <w:szCs w:val="27"/>
              </w:rPr>
              <w:t>they</w:t>
            </w:r>
            <w:proofErr w:type="spellEnd"/>
            <w:r>
              <w:rPr>
                <w:rFonts w:ascii="Georgia" w:hAnsi="Georgia"/>
                <w:color w:val="3D3D3D"/>
                <w:sz w:val="27"/>
                <w:szCs w:val="27"/>
              </w:rPr>
              <w:t xml:space="preserve"> </w:t>
            </w:r>
            <w:proofErr w:type="spellStart"/>
            <w:r>
              <w:rPr>
                <w:rFonts w:ascii="Georgia" w:hAnsi="Georgia"/>
                <w:color w:val="3D3D3D"/>
                <w:sz w:val="27"/>
                <w:szCs w:val="27"/>
              </w:rPr>
              <w:t>have</w:t>
            </w:r>
            <w:proofErr w:type="spellEnd"/>
            <w:r>
              <w:rPr>
                <w:rFonts w:ascii="Georgia" w:hAnsi="Georgia"/>
                <w:color w:val="3D3D3D"/>
                <w:sz w:val="27"/>
                <w:szCs w:val="27"/>
              </w:rPr>
              <w:t xml:space="preserve"> </w:t>
            </w:r>
            <w:proofErr w:type="spellStart"/>
            <w:r>
              <w:rPr>
                <w:rFonts w:ascii="Georgia" w:hAnsi="Georgia"/>
                <w:color w:val="3D3D3D"/>
                <w:sz w:val="27"/>
                <w:szCs w:val="27"/>
              </w:rPr>
              <w:t>no</w:t>
            </w:r>
            <w:proofErr w:type="spellEnd"/>
            <w:r>
              <w:rPr>
                <w:rFonts w:ascii="Georgia" w:hAnsi="Georgia"/>
                <w:color w:val="3D3D3D"/>
                <w:sz w:val="27"/>
                <w:szCs w:val="27"/>
              </w:rPr>
              <w:t xml:space="preserve"> time </w:t>
            </w:r>
            <w:proofErr w:type="spellStart"/>
            <w:r>
              <w:rPr>
                <w:rFonts w:ascii="Georgia" w:hAnsi="Georgia"/>
                <w:color w:val="3D3D3D"/>
                <w:sz w:val="27"/>
                <w:szCs w:val="27"/>
              </w:rPr>
              <w:t>for</w:t>
            </w:r>
            <w:proofErr w:type="spellEnd"/>
          </w:p>
          <w:p w14:paraId="202688E8" w14:textId="77777777" w:rsidR="008F2B55" w:rsidRDefault="008F2B55" w:rsidP="008F2B55">
            <w:pPr>
              <w:numPr>
                <w:ilvl w:val="0"/>
                <w:numId w:val="7"/>
              </w:numPr>
              <w:spacing w:after="0" w:line="240" w:lineRule="auto"/>
              <w:ind w:left="1200"/>
              <w:rPr>
                <w:rFonts w:ascii="Georgia" w:hAnsi="Georgia"/>
                <w:color w:val="3D3D3D"/>
                <w:sz w:val="27"/>
                <w:szCs w:val="27"/>
              </w:rPr>
            </w:pPr>
            <w:r>
              <w:rPr>
                <w:rFonts w:ascii="Georgia" w:hAnsi="Georgia"/>
                <w:color w:val="3D3D3D"/>
                <w:sz w:val="27"/>
                <w:szCs w:val="27"/>
              </w:rPr>
              <w:t xml:space="preserve">Reps </w:t>
            </w:r>
            <w:proofErr w:type="spellStart"/>
            <w:r>
              <w:rPr>
                <w:rFonts w:ascii="Georgia" w:hAnsi="Georgia"/>
                <w:color w:val="3D3D3D"/>
                <w:sz w:val="27"/>
                <w:szCs w:val="27"/>
              </w:rPr>
              <w:t>are</w:t>
            </w:r>
            <w:proofErr w:type="spellEnd"/>
            <w:r>
              <w:rPr>
                <w:rFonts w:ascii="Georgia" w:hAnsi="Georgia"/>
                <w:color w:val="3D3D3D"/>
                <w:sz w:val="27"/>
                <w:szCs w:val="27"/>
              </w:rPr>
              <w:t xml:space="preserve"> </w:t>
            </w:r>
            <w:proofErr w:type="spellStart"/>
            <w:r>
              <w:rPr>
                <w:rFonts w:ascii="Georgia" w:hAnsi="Georgia"/>
                <w:color w:val="3D3D3D"/>
                <w:sz w:val="27"/>
                <w:szCs w:val="27"/>
              </w:rPr>
              <w:t>inconsistent</w:t>
            </w:r>
            <w:proofErr w:type="spellEnd"/>
            <w:r>
              <w:rPr>
                <w:rFonts w:ascii="Georgia" w:hAnsi="Georgia"/>
                <w:color w:val="3D3D3D"/>
                <w:sz w:val="27"/>
                <w:szCs w:val="27"/>
              </w:rPr>
              <w:t xml:space="preserve"> </w:t>
            </w:r>
            <w:proofErr w:type="spellStart"/>
            <w:r>
              <w:rPr>
                <w:rFonts w:ascii="Georgia" w:hAnsi="Georgia"/>
                <w:color w:val="3D3D3D"/>
                <w:sz w:val="27"/>
                <w:szCs w:val="27"/>
              </w:rPr>
              <w:t>from</w:t>
            </w:r>
            <w:proofErr w:type="spellEnd"/>
            <w:r>
              <w:rPr>
                <w:rFonts w:ascii="Georgia" w:hAnsi="Georgia"/>
                <w:color w:val="3D3D3D"/>
                <w:sz w:val="27"/>
                <w:szCs w:val="27"/>
              </w:rPr>
              <w:t xml:space="preserve"> </w:t>
            </w:r>
            <w:proofErr w:type="spellStart"/>
            <w:r>
              <w:rPr>
                <w:rFonts w:ascii="Georgia" w:hAnsi="Georgia"/>
                <w:color w:val="3D3D3D"/>
                <w:sz w:val="27"/>
                <w:szCs w:val="27"/>
              </w:rPr>
              <w:t>month</w:t>
            </w:r>
            <w:proofErr w:type="spellEnd"/>
            <w:r>
              <w:rPr>
                <w:rFonts w:ascii="Georgia" w:hAnsi="Georgia"/>
                <w:color w:val="3D3D3D"/>
                <w:sz w:val="27"/>
                <w:szCs w:val="27"/>
              </w:rPr>
              <w:t xml:space="preserve"> </w:t>
            </w:r>
            <w:proofErr w:type="spellStart"/>
            <w:r>
              <w:rPr>
                <w:rFonts w:ascii="Georgia" w:hAnsi="Georgia"/>
                <w:color w:val="3D3D3D"/>
                <w:sz w:val="27"/>
                <w:szCs w:val="27"/>
              </w:rPr>
              <w:t>to</w:t>
            </w:r>
            <w:proofErr w:type="spellEnd"/>
            <w:r>
              <w:rPr>
                <w:rFonts w:ascii="Georgia" w:hAnsi="Georgia"/>
                <w:color w:val="3D3D3D"/>
                <w:sz w:val="27"/>
                <w:szCs w:val="27"/>
              </w:rPr>
              <w:t xml:space="preserve"> </w:t>
            </w:r>
            <w:proofErr w:type="spellStart"/>
            <w:r>
              <w:rPr>
                <w:rFonts w:ascii="Georgia" w:hAnsi="Georgia"/>
                <w:color w:val="3D3D3D"/>
                <w:sz w:val="27"/>
                <w:szCs w:val="27"/>
              </w:rPr>
              <w:t>month</w:t>
            </w:r>
            <w:proofErr w:type="spellEnd"/>
            <w:r>
              <w:rPr>
                <w:rFonts w:ascii="Georgia" w:hAnsi="Georgia"/>
                <w:color w:val="3D3D3D"/>
                <w:sz w:val="27"/>
                <w:szCs w:val="27"/>
              </w:rPr>
              <w:t xml:space="preserve"> </w:t>
            </w:r>
            <w:proofErr w:type="spellStart"/>
            <w:r>
              <w:rPr>
                <w:rFonts w:ascii="Georgia" w:hAnsi="Georgia"/>
                <w:color w:val="3D3D3D"/>
                <w:sz w:val="27"/>
                <w:szCs w:val="27"/>
              </w:rPr>
              <w:t>with</w:t>
            </w:r>
            <w:proofErr w:type="spellEnd"/>
            <w:r>
              <w:rPr>
                <w:rFonts w:ascii="Georgia" w:hAnsi="Georgia"/>
                <w:color w:val="3D3D3D"/>
                <w:sz w:val="27"/>
                <w:szCs w:val="27"/>
              </w:rPr>
              <w:t xml:space="preserve"> </w:t>
            </w:r>
            <w:proofErr w:type="spellStart"/>
            <w:r>
              <w:rPr>
                <w:rFonts w:ascii="Georgia" w:hAnsi="Georgia"/>
                <w:color w:val="3D3D3D"/>
                <w:sz w:val="27"/>
                <w:szCs w:val="27"/>
              </w:rPr>
              <w:t>their</w:t>
            </w:r>
            <w:proofErr w:type="spellEnd"/>
            <w:r>
              <w:rPr>
                <w:rFonts w:ascii="Georgia" w:hAnsi="Georgia"/>
                <w:color w:val="3D3D3D"/>
                <w:sz w:val="27"/>
                <w:szCs w:val="27"/>
              </w:rPr>
              <w:t xml:space="preserve"> </w:t>
            </w:r>
            <w:proofErr w:type="spellStart"/>
            <w:r>
              <w:rPr>
                <w:rFonts w:ascii="Georgia" w:hAnsi="Georgia"/>
                <w:color w:val="3D3D3D"/>
                <w:sz w:val="27"/>
                <w:szCs w:val="27"/>
              </w:rPr>
              <w:t>output</w:t>
            </w:r>
            <w:proofErr w:type="spellEnd"/>
            <w:r>
              <w:rPr>
                <w:rFonts w:ascii="Georgia" w:hAnsi="Georgia"/>
                <w:color w:val="3D3D3D"/>
                <w:sz w:val="27"/>
                <w:szCs w:val="27"/>
              </w:rPr>
              <w:t xml:space="preserve"> so </w:t>
            </w:r>
            <w:proofErr w:type="spellStart"/>
            <w:r>
              <w:rPr>
                <w:rFonts w:ascii="Georgia" w:hAnsi="Georgia"/>
                <w:color w:val="3D3D3D"/>
                <w:sz w:val="27"/>
                <w:szCs w:val="27"/>
              </w:rPr>
              <w:t>it's</w:t>
            </w:r>
            <w:proofErr w:type="spellEnd"/>
            <w:r>
              <w:rPr>
                <w:rFonts w:ascii="Georgia" w:hAnsi="Georgia"/>
                <w:color w:val="3D3D3D"/>
                <w:sz w:val="27"/>
                <w:szCs w:val="27"/>
              </w:rPr>
              <w:t xml:space="preserve"> </w:t>
            </w:r>
            <w:proofErr w:type="spellStart"/>
            <w:r>
              <w:rPr>
                <w:rFonts w:ascii="Georgia" w:hAnsi="Georgia"/>
                <w:color w:val="3D3D3D"/>
                <w:sz w:val="27"/>
                <w:szCs w:val="27"/>
              </w:rPr>
              <w:t>hard</w:t>
            </w:r>
            <w:proofErr w:type="spellEnd"/>
            <w:r>
              <w:rPr>
                <w:rFonts w:ascii="Georgia" w:hAnsi="Georgia"/>
                <w:color w:val="3D3D3D"/>
                <w:sz w:val="27"/>
                <w:szCs w:val="27"/>
              </w:rPr>
              <w:t xml:space="preserve"> </w:t>
            </w:r>
            <w:proofErr w:type="spellStart"/>
            <w:r>
              <w:rPr>
                <w:rFonts w:ascii="Georgia" w:hAnsi="Georgia"/>
                <w:color w:val="3D3D3D"/>
                <w:sz w:val="27"/>
                <w:szCs w:val="27"/>
              </w:rPr>
              <w:t>to</w:t>
            </w:r>
            <w:proofErr w:type="spellEnd"/>
            <w:r>
              <w:rPr>
                <w:rFonts w:ascii="Georgia" w:hAnsi="Georgia"/>
                <w:color w:val="3D3D3D"/>
                <w:sz w:val="27"/>
                <w:szCs w:val="27"/>
              </w:rPr>
              <w:t xml:space="preserve"> </w:t>
            </w:r>
            <w:proofErr w:type="spellStart"/>
            <w:r>
              <w:rPr>
                <w:rFonts w:ascii="Georgia" w:hAnsi="Georgia"/>
                <w:color w:val="3D3D3D"/>
                <w:sz w:val="27"/>
                <w:szCs w:val="27"/>
              </w:rPr>
              <w:t>forecast</w:t>
            </w:r>
            <w:proofErr w:type="spellEnd"/>
          </w:p>
          <w:p w14:paraId="015EE5C1"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Do either of those feel like something you face or am I off base here?''</w:t>
            </w:r>
          </w:p>
          <w:p w14:paraId="30A0DCCE"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lastRenderedPageBreak/>
              <w:t>Bonus tip:</w:t>
            </w:r>
            <w:r>
              <w:rPr>
                <w:rFonts w:ascii="Georgia" w:hAnsi="Georgia"/>
                <w:color w:val="3D3D3D"/>
                <w:sz w:val="27"/>
                <w:szCs w:val="27"/>
              </w:rPr>
              <w:t xml:space="preserve"> Ask problem questions, not qualifying questions. Once you have a problem you can then introduce your stories/how you can help more. Remember - no prospect wants to earn the right to be qualified by you.</w:t>
            </w:r>
          </w:p>
          <w:p w14:paraId="26438D73"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0896461E" w14:textId="77777777" w:rsidR="008F2B55" w:rsidRDefault="008F2B55">
            <w:pPr>
              <w:pStyle w:val="Heading3"/>
              <w:spacing w:before="240" w:after="240"/>
              <w:rPr>
                <w:rFonts w:ascii="Georgia" w:eastAsiaTheme="minorHAnsi" w:hAnsi="Georgia"/>
                <w:color w:val="353535"/>
                <w:sz w:val="35"/>
                <w:szCs w:val="35"/>
              </w:rPr>
            </w:pPr>
            <w:proofErr w:type="spellStart"/>
            <w:r>
              <w:rPr>
                <w:rStyle w:val="Strong"/>
                <w:rFonts w:ascii="Georgia" w:eastAsiaTheme="minorHAnsi" w:hAnsi="Georgia"/>
                <w:b w:val="0"/>
                <w:bCs w:val="0"/>
                <w:color w:val="353535"/>
                <w:sz w:val="35"/>
                <w:szCs w:val="35"/>
              </w:rPr>
              <w:t>Step</w:t>
            </w:r>
            <w:proofErr w:type="spellEnd"/>
            <w:r>
              <w:rPr>
                <w:rStyle w:val="Strong"/>
                <w:rFonts w:ascii="Georgia" w:eastAsiaTheme="minorHAnsi" w:hAnsi="Georgia"/>
                <w:b w:val="0"/>
                <w:bCs w:val="0"/>
                <w:color w:val="353535"/>
                <w:sz w:val="35"/>
                <w:szCs w:val="35"/>
              </w:rPr>
              <w:t xml:space="preserve"> 3: Problem Storytelling</w:t>
            </w:r>
          </w:p>
          <w:p w14:paraId="080C93C1"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 xml:space="preserve">Okay, so you've teased out a problem your prospect has. One is all you need at this stage to move through to telling a short, concise story. </w:t>
            </w:r>
            <w:r>
              <w:rPr>
                <w:rStyle w:val="Emphasis"/>
                <w:rFonts w:ascii="Georgia" w:hAnsi="Georgia"/>
                <w:color w:val="3D3D3D"/>
                <w:sz w:val="27"/>
                <w:szCs w:val="27"/>
              </w:rPr>
              <w:t>But what do you include? Do you use your best logos? Do you focus it on the industry they're in?</w:t>
            </w:r>
          </w:p>
          <w:p w14:paraId="658CFA56"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Here are some guidelines I use to tell a great story on a cold call:</w:t>
            </w:r>
          </w:p>
          <w:p w14:paraId="6C6CA5AB" w14:textId="77777777" w:rsidR="008F2B55" w:rsidRDefault="008F2B55" w:rsidP="008F2B55">
            <w:pPr>
              <w:numPr>
                <w:ilvl w:val="0"/>
                <w:numId w:val="8"/>
              </w:numPr>
              <w:spacing w:after="0" w:line="240" w:lineRule="auto"/>
              <w:ind w:left="1200"/>
              <w:rPr>
                <w:rFonts w:ascii="Georgia" w:hAnsi="Georgia"/>
                <w:color w:val="3D3D3D"/>
                <w:sz w:val="27"/>
                <w:szCs w:val="27"/>
              </w:rPr>
            </w:pPr>
            <w:r>
              <w:rPr>
                <w:rFonts w:ascii="Georgia" w:hAnsi="Georgia"/>
                <w:color w:val="3D3D3D"/>
                <w:sz w:val="27"/>
                <w:szCs w:val="27"/>
              </w:rPr>
              <w:t xml:space="preserve">A </w:t>
            </w:r>
            <w:proofErr w:type="spellStart"/>
            <w:r>
              <w:rPr>
                <w:rFonts w:ascii="Georgia" w:hAnsi="Georgia"/>
                <w:color w:val="3D3D3D"/>
                <w:sz w:val="27"/>
                <w:szCs w:val="27"/>
              </w:rPr>
              <w:t>case</w:t>
            </w:r>
            <w:proofErr w:type="spellEnd"/>
            <w:r>
              <w:rPr>
                <w:rFonts w:ascii="Georgia" w:hAnsi="Georgia"/>
                <w:color w:val="3D3D3D"/>
                <w:sz w:val="27"/>
                <w:szCs w:val="27"/>
              </w:rPr>
              <w:t xml:space="preserve"> </w:t>
            </w:r>
            <w:proofErr w:type="spellStart"/>
            <w:r>
              <w:rPr>
                <w:rFonts w:ascii="Georgia" w:hAnsi="Georgia"/>
                <w:color w:val="3D3D3D"/>
                <w:sz w:val="27"/>
                <w:szCs w:val="27"/>
              </w:rPr>
              <w:t>study</w:t>
            </w:r>
            <w:proofErr w:type="spellEnd"/>
            <w:r>
              <w:rPr>
                <w:rFonts w:ascii="Georgia" w:hAnsi="Georgia"/>
                <w:color w:val="3D3D3D"/>
                <w:sz w:val="27"/>
                <w:szCs w:val="27"/>
              </w:rPr>
              <w:t xml:space="preserve"> </w:t>
            </w:r>
            <w:proofErr w:type="spellStart"/>
            <w:r>
              <w:rPr>
                <w:rFonts w:ascii="Georgia" w:hAnsi="Georgia"/>
                <w:color w:val="3D3D3D"/>
                <w:sz w:val="27"/>
                <w:szCs w:val="27"/>
              </w:rPr>
              <w:t>or</w:t>
            </w:r>
            <w:proofErr w:type="spellEnd"/>
            <w:r>
              <w:rPr>
                <w:rFonts w:ascii="Georgia" w:hAnsi="Georgia"/>
                <w:color w:val="3D3D3D"/>
                <w:sz w:val="27"/>
                <w:szCs w:val="27"/>
              </w:rPr>
              <w:t xml:space="preserve"> </w:t>
            </w:r>
            <w:proofErr w:type="spellStart"/>
            <w:r>
              <w:rPr>
                <w:rFonts w:ascii="Georgia" w:hAnsi="Georgia"/>
                <w:color w:val="3D3D3D"/>
                <w:sz w:val="27"/>
                <w:szCs w:val="27"/>
              </w:rPr>
              <w:t>success</w:t>
            </w:r>
            <w:proofErr w:type="spellEnd"/>
            <w:r>
              <w:rPr>
                <w:rFonts w:ascii="Georgia" w:hAnsi="Georgia"/>
                <w:color w:val="3D3D3D"/>
                <w:sz w:val="27"/>
                <w:szCs w:val="27"/>
              </w:rPr>
              <w:t xml:space="preserve"> </w:t>
            </w:r>
            <w:proofErr w:type="spellStart"/>
            <w:r>
              <w:rPr>
                <w:rFonts w:ascii="Georgia" w:hAnsi="Georgia"/>
                <w:color w:val="3D3D3D"/>
                <w:sz w:val="27"/>
                <w:szCs w:val="27"/>
              </w:rPr>
              <w:t>story</w:t>
            </w:r>
            <w:proofErr w:type="spellEnd"/>
            <w:r>
              <w:rPr>
                <w:rFonts w:ascii="Georgia" w:hAnsi="Georgia"/>
                <w:color w:val="3D3D3D"/>
                <w:sz w:val="27"/>
                <w:szCs w:val="27"/>
              </w:rPr>
              <w:t xml:space="preserve"> that </w:t>
            </w:r>
            <w:proofErr w:type="spellStart"/>
            <w:r>
              <w:rPr>
                <w:rFonts w:ascii="Georgia" w:hAnsi="Georgia"/>
                <w:color w:val="3D3D3D"/>
                <w:sz w:val="27"/>
                <w:szCs w:val="27"/>
              </w:rPr>
              <w:t>looks</w:t>
            </w:r>
            <w:proofErr w:type="spellEnd"/>
            <w:r>
              <w:rPr>
                <w:rFonts w:ascii="Georgia" w:hAnsi="Georgia"/>
                <w:color w:val="3D3D3D"/>
                <w:sz w:val="27"/>
                <w:szCs w:val="27"/>
              </w:rPr>
              <w:t xml:space="preserve"> like </w:t>
            </w:r>
            <w:proofErr w:type="spellStart"/>
            <w:r>
              <w:rPr>
                <w:rFonts w:ascii="Georgia" w:hAnsi="Georgia"/>
                <w:color w:val="3D3D3D"/>
                <w:sz w:val="27"/>
                <w:szCs w:val="27"/>
              </w:rPr>
              <w:t>them</w:t>
            </w:r>
            <w:proofErr w:type="spellEnd"/>
            <w:r>
              <w:rPr>
                <w:rFonts w:ascii="Georgia" w:hAnsi="Georgia"/>
                <w:color w:val="3D3D3D"/>
                <w:sz w:val="27"/>
                <w:szCs w:val="27"/>
              </w:rPr>
              <w:t xml:space="preserve">. Same </w:t>
            </w:r>
            <w:proofErr w:type="spellStart"/>
            <w:r>
              <w:rPr>
                <w:rFonts w:ascii="Georgia" w:hAnsi="Georgia"/>
                <w:color w:val="3D3D3D"/>
                <w:sz w:val="27"/>
                <w:szCs w:val="27"/>
              </w:rPr>
              <w:t>persona</w:t>
            </w:r>
            <w:proofErr w:type="spellEnd"/>
            <w:r>
              <w:rPr>
                <w:rFonts w:ascii="Georgia" w:hAnsi="Georgia"/>
                <w:color w:val="3D3D3D"/>
                <w:sz w:val="27"/>
                <w:szCs w:val="27"/>
              </w:rPr>
              <w:t>.</w:t>
            </w:r>
          </w:p>
          <w:p w14:paraId="1F1C9359" w14:textId="77777777" w:rsidR="008F2B55" w:rsidRDefault="008F2B55" w:rsidP="008F2B55">
            <w:pPr>
              <w:numPr>
                <w:ilvl w:val="0"/>
                <w:numId w:val="8"/>
              </w:numPr>
              <w:spacing w:after="0" w:line="240" w:lineRule="auto"/>
              <w:ind w:left="1200"/>
              <w:rPr>
                <w:rFonts w:ascii="Georgia" w:hAnsi="Georgia"/>
                <w:color w:val="3D3D3D"/>
                <w:sz w:val="27"/>
                <w:szCs w:val="27"/>
              </w:rPr>
            </w:pPr>
            <w:r>
              <w:rPr>
                <w:rFonts w:ascii="Georgia" w:hAnsi="Georgia"/>
                <w:color w:val="3D3D3D"/>
                <w:sz w:val="27"/>
                <w:szCs w:val="27"/>
              </w:rPr>
              <w:t xml:space="preserve">Use a </w:t>
            </w:r>
            <w:proofErr w:type="spellStart"/>
            <w:r>
              <w:rPr>
                <w:rFonts w:ascii="Georgia" w:hAnsi="Georgia"/>
                <w:color w:val="3D3D3D"/>
                <w:sz w:val="27"/>
                <w:szCs w:val="27"/>
              </w:rPr>
              <w:t>common</w:t>
            </w:r>
            <w:proofErr w:type="spellEnd"/>
            <w:r>
              <w:rPr>
                <w:rFonts w:ascii="Georgia" w:hAnsi="Georgia"/>
                <w:color w:val="3D3D3D"/>
                <w:sz w:val="27"/>
                <w:szCs w:val="27"/>
              </w:rPr>
              <w:t xml:space="preserve"> problem. </w:t>
            </w:r>
            <w:proofErr w:type="spellStart"/>
            <w:r>
              <w:rPr>
                <w:rFonts w:ascii="Georgia" w:hAnsi="Georgia"/>
                <w:color w:val="3D3D3D"/>
                <w:sz w:val="27"/>
                <w:szCs w:val="27"/>
              </w:rPr>
              <w:t>Centered</w:t>
            </w:r>
            <w:proofErr w:type="spellEnd"/>
            <w:r>
              <w:rPr>
                <w:rFonts w:ascii="Georgia" w:hAnsi="Georgia"/>
                <w:color w:val="3D3D3D"/>
                <w:sz w:val="27"/>
                <w:szCs w:val="27"/>
              </w:rPr>
              <w:t xml:space="preserve"> on ''</w:t>
            </w:r>
            <w:proofErr w:type="spellStart"/>
            <w:r>
              <w:rPr>
                <w:rFonts w:ascii="Georgia" w:hAnsi="Georgia"/>
                <w:color w:val="3D3D3D"/>
                <w:sz w:val="27"/>
                <w:szCs w:val="27"/>
              </w:rPr>
              <w:t>how</w:t>
            </w:r>
            <w:proofErr w:type="spellEnd"/>
            <w:r>
              <w:rPr>
                <w:rFonts w:ascii="Georgia" w:hAnsi="Georgia"/>
                <w:color w:val="3D3D3D"/>
                <w:sz w:val="27"/>
                <w:szCs w:val="27"/>
              </w:rPr>
              <w:t xml:space="preserve">'' </w:t>
            </w:r>
            <w:proofErr w:type="spellStart"/>
            <w:r>
              <w:rPr>
                <w:rFonts w:ascii="Georgia" w:hAnsi="Georgia"/>
                <w:color w:val="3D3D3D"/>
                <w:sz w:val="27"/>
                <w:szCs w:val="27"/>
              </w:rPr>
              <w:t>they</w:t>
            </w:r>
            <w:proofErr w:type="spellEnd"/>
            <w:r>
              <w:rPr>
                <w:rFonts w:ascii="Georgia" w:hAnsi="Georgia"/>
                <w:color w:val="3D3D3D"/>
                <w:sz w:val="27"/>
                <w:szCs w:val="27"/>
              </w:rPr>
              <w:t xml:space="preserve"> </w:t>
            </w:r>
            <w:proofErr w:type="spellStart"/>
            <w:r>
              <w:rPr>
                <w:rFonts w:ascii="Georgia" w:hAnsi="Georgia"/>
                <w:color w:val="3D3D3D"/>
                <w:sz w:val="27"/>
                <w:szCs w:val="27"/>
              </w:rPr>
              <w:t>solved</w:t>
            </w:r>
            <w:proofErr w:type="spellEnd"/>
            <w:r>
              <w:rPr>
                <w:rFonts w:ascii="Georgia" w:hAnsi="Georgia"/>
                <w:color w:val="3D3D3D"/>
                <w:sz w:val="27"/>
                <w:szCs w:val="27"/>
              </w:rPr>
              <w:t xml:space="preserve"> it.</w:t>
            </w:r>
          </w:p>
          <w:p w14:paraId="264D8B7C" w14:textId="77777777" w:rsidR="008F2B55" w:rsidRDefault="008F2B55" w:rsidP="008F2B55">
            <w:pPr>
              <w:numPr>
                <w:ilvl w:val="0"/>
                <w:numId w:val="8"/>
              </w:numPr>
              <w:spacing w:after="0" w:line="240" w:lineRule="auto"/>
              <w:ind w:left="1200"/>
              <w:rPr>
                <w:rFonts w:ascii="Georgia" w:hAnsi="Georgia"/>
                <w:color w:val="3D3D3D"/>
                <w:sz w:val="27"/>
                <w:szCs w:val="27"/>
              </w:rPr>
            </w:pPr>
            <w:r>
              <w:rPr>
                <w:rFonts w:ascii="Georgia" w:hAnsi="Georgia"/>
                <w:color w:val="3D3D3D"/>
                <w:sz w:val="27"/>
                <w:szCs w:val="27"/>
              </w:rPr>
              <w:t xml:space="preserve">Include </w:t>
            </w:r>
            <w:proofErr w:type="spellStart"/>
            <w:r>
              <w:rPr>
                <w:rFonts w:ascii="Georgia" w:hAnsi="Georgia"/>
                <w:color w:val="3D3D3D"/>
                <w:sz w:val="27"/>
                <w:szCs w:val="27"/>
              </w:rPr>
              <w:t>specific</w:t>
            </w:r>
            <w:proofErr w:type="spellEnd"/>
            <w:r>
              <w:rPr>
                <w:rFonts w:ascii="Georgia" w:hAnsi="Georgia"/>
                <w:color w:val="3D3D3D"/>
                <w:sz w:val="27"/>
                <w:szCs w:val="27"/>
              </w:rPr>
              <w:t xml:space="preserve">, tangible </w:t>
            </w:r>
            <w:proofErr w:type="spellStart"/>
            <w:r>
              <w:rPr>
                <w:rFonts w:ascii="Georgia" w:hAnsi="Georgia"/>
                <w:color w:val="3D3D3D"/>
                <w:sz w:val="27"/>
                <w:szCs w:val="27"/>
              </w:rPr>
              <w:t>results</w:t>
            </w:r>
            <w:proofErr w:type="spellEnd"/>
            <w:r>
              <w:rPr>
                <w:rFonts w:ascii="Georgia" w:hAnsi="Georgia"/>
                <w:color w:val="3D3D3D"/>
                <w:sz w:val="27"/>
                <w:szCs w:val="27"/>
              </w:rPr>
              <w:t>.</w:t>
            </w:r>
          </w:p>
          <w:p w14:paraId="07ECD8D6"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Example:</w:t>
            </w:r>
            <w:r>
              <w:rPr>
                <w:rFonts w:ascii="Georgia" w:hAnsi="Georgia"/>
                <w:color w:val="3D3D3D"/>
                <w:sz w:val="27"/>
                <w:szCs w:val="27"/>
              </w:rPr>
              <w:t xml:space="preserve"> "Take John, first-time VP of Sales at X who was growing increasingly concerned by his team's inability to consistently hit outbound pipeline goals. 3 months ago, we started working together and his team has gone from 45% of reps hitting quota monthly to 85% with an overall pipeline increase of 160%. Plus, he finally has time to focus on helping AEs close all the pipeline, rather than just building it.''</w:t>
            </w:r>
          </w:p>
          <w:p w14:paraId="2447337B"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 xml:space="preserve">Bonus tip: </w:t>
            </w:r>
            <w:r>
              <w:rPr>
                <w:rFonts w:ascii="Georgia" w:hAnsi="Georgia"/>
                <w:color w:val="3D3D3D"/>
                <w:sz w:val="27"/>
                <w:szCs w:val="27"/>
              </w:rPr>
              <w:t>If you don't have an industry-relevant story that's okay. Focus first on the problem. Get them to ''feel'' like you have solved it for others. If they feel it, they'll believe they can achieve it also.</w:t>
            </w:r>
          </w:p>
          <w:p w14:paraId="5A8EAFD4"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2EFC300F" w14:textId="77777777" w:rsidR="008F2B55" w:rsidRDefault="008F2B55">
            <w:pPr>
              <w:pStyle w:val="Heading3"/>
              <w:spacing w:before="240" w:after="240"/>
              <w:rPr>
                <w:rFonts w:ascii="Georgia" w:eastAsiaTheme="minorHAnsi" w:hAnsi="Georgia"/>
                <w:color w:val="353535"/>
                <w:sz w:val="35"/>
                <w:szCs w:val="35"/>
              </w:rPr>
            </w:pPr>
            <w:proofErr w:type="spellStart"/>
            <w:r>
              <w:rPr>
                <w:rStyle w:val="Strong"/>
                <w:rFonts w:ascii="Georgia" w:eastAsiaTheme="minorHAnsi" w:hAnsi="Georgia"/>
                <w:b w:val="0"/>
                <w:bCs w:val="0"/>
                <w:color w:val="353535"/>
                <w:sz w:val="35"/>
                <w:szCs w:val="35"/>
              </w:rPr>
              <w:t>Step</w:t>
            </w:r>
            <w:proofErr w:type="spellEnd"/>
            <w:r>
              <w:rPr>
                <w:rStyle w:val="Strong"/>
                <w:rFonts w:ascii="Georgia" w:eastAsiaTheme="minorHAnsi" w:hAnsi="Georgia"/>
                <w:b w:val="0"/>
                <w:bCs w:val="0"/>
                <w:color w:val="353535"/>
                <w:sz w:val="35"/>
                <w:szCs w:val="35"/>
              </w:rPr>
              <w:t xml:space="preserve"> 4: </w:t>
            </w:r>
            <w:proofErr w:type="spellStart"/>
            <w:r>
              <w:rPr>
                <w:rStyle w:val="Strong"/>
                <w:rFonts w:ascii="Georgia" w:eastAsiaTheme="minorHAnsi" w:hAnsi="Georgia"/>
                <w:b w:val="0"/>
                <w:bCs w:val="0"/>
                <w:color w:val="353535"/>
                <w:sz w:val="35"/>
                <w:szCs w:val="35"/>
              </w:rPr>
              <w:t>Provide</w:t>
            </w:r>
            <w:proofErr w:type="spellEnd"/>
            <w:r>
              <w:rPr>
                <w:rStyle w:val="Strong"/>
                <w:rFonts w:ascii="Georgia" w:eastAsiaTheme="minorHAnsi" w:hAnsi="Georgia"/>
                <w:b w:val="0"/>
                <w:bCs w:val="0"/>
                <w:color w:val="353535"/>
                <w:sz w:val="35"/>
                <w:szCs w:val="35"/>
              </w:rPr>
              <w:t xml:space="preserve"> a </w:t>
            </w:r>
            <w:proofErr w:type="spellStart"/>
            <w:r>
              <w:rPr>
                <w:rStyle w:val="Strong"/>
                <w:rFonts w:ascii="Georgia" w:eastAsiaTheme="minorHAnsi" w:hAnsi="Georgia"/>
                <w:b w:val="0"/>
                <w:bCs w:val="0"/>
                <w:color w:val="353535"/>
                <w:sz w:val="35"/>
                <w:szCs w:val="35"/>
              </w:rPr>
              <w:t>Confident</w:t>
            </w:r>
            <w:proofErr w:type="spellEnd"/>
            <w:r>
              <w:rPr>
                <w:rStyle w:val="Strong"/>
                <w:rFonts w:ascii="Georgia" w:eastAsiaTheme="minorHAnsi" w:hAnsi="Georgia"/>
                <w:b w:val="0"/>
                <w:bCs w:val="0"/>
                <w:color w:val="353535"/>
                <w:sz w:val="35"/>
                <w:szCs w:val="35"/>
              </w:rPr>
              <w:t xml:space="preserve"> </w:t>
            </w:r>
            <w:proofErr w:type="spellStart"/>
            <w:r>
              <w:rPr>
                <w:rStyle w:val="Strong"/>
                <w:rFonts w:ascii="Georgia" w:eastAsiaTheme="minorHAnsi" w:hAnsi="Georgia"/>
                <w:b w:val="0"/>
                <w:bCs w:val="0"/>
                <w:color w:val="353535"/>
                <w:sz w:val="35"/>
                <w:szCs w:val="35"/>
              </w:rPr>
              <w:t>Recommendation</w:t>
            </w:r>
            <w:proofErr w:type="spellEnd"/>
          </w:p>
          <w:p w14:paraId="1BCC7356"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If you’ve nailed your first three steps, your prospect should be in a good position to move to the next call. They’ll want to know how it works, and what's in it for them before committing to it.</w:t>
            </w:r>
          </w:p>
          <w:p w14:paraId="0D717373"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So your fourth step:</w:t>
            </w:r>
          </w:p>
          <w:p w14:paraId="5466C803" w14:textId="77777777" w:rsidR="008F2B55" w:rsidRDefault="008F2B55" w:rsidP="008F2B55">
            <w:pPr>
              <w:numPr>
                <w:ilvl w:val="0"/>
                <w:numId w:val="9"/>
              </w:numPr>
              <w:spacing w:after="0" w:line="240" w:lineRule="auto"/>
              <w:ind w:left="1200"/>
              <w:rPr>
                <w:rFonts w:ascii="Georgia" w:hAnsi="Georgia"/>
                <w:color w:val="3D3D3D"/>
                <w:sz w:val="27"/>
                <w:szCs w:val="27"/>
              </w:rPr>
            </w:pPr>
            <w:proofErr w:type="spellStart"/>
            <w:r>
              <w:rPr>
                <w:rFonts w:ascii="Georgia" w:hAnsi="Georgia"/>
                <w:color w:val="3D3D3D"/>
                <w:sz w:val="27"/>
                <w:szCs w:val="27"/>
              </w:rPr>
              <w:t>Clearly</w:t>
            </w:r>
            <w:proofErr w:type="spellEnd"/>
            <w:r>
              <w:rPr>
                <w:rFonts w:ascii="Georgia" w:hAnsi="Georgia"/>
                <w:color w:val="3D3D3D"/>
                <w:sz w:val="27"/>
                <w:szCs w:val="27"/>
              </w:rPr>
              <w:t xml:space="preserve"> </w:t>
            </w:r>
            <w:proofErr w:type="spellStart"/>
            <w:r>
              <w:rPr>
                <w:rFonts w:ascii="Georgia" w:hAnsi="Georgia"/>
                <w:color w:val="3D3D3D"/>
                <w:sz w:val="27"/>
                <w:szCs w:val="27"/>
              </w:rPr>
              <w:t>explain</w:t>
            </w:r>
            <w:proofErr w:type="spellEnd"/>
            <w:r>
              <w:rPr>
                <w:rFonts w:ascii="Georgia" w:hAnsi="Georgia"/>
                <w:color w:val="3D3D3D"/>
                <w:sz w:val="27"/>
                <w:szCs w:val="27"/>
              </w:rPr>
              <w:t xml:space="preserve"> </w:t>
            </w:r>
            <w:proofErr w:type="spellStart"/>
            <w:r>
              <w:rPr>
                <w:rFonts w:ascii="Georgia" w:hAnsi="Georgia"/>
                <w:color w:val="3D3D3D"/>
                <w:sz w:val="27"/>
                <w:szCs w:val="27"/>
              </w:rPr>
              <w:t>what</w:t>
            </w:r>
            <w:proofErr w:type="spellEnd"/>
            <w:r>
              <w:rPr>
                <w:rFonts w:ascii="Georgia" w:hAnsi="Georgia"/>
                <w:color w:val="3D3D3D"/>
                <w:sz w:val="27"/>
                <w:szCs w:val="27"/>
              </w:rPr>
              <w:t xml:space="preserve"> </w:t>
            </w:r>
            <w:proofErr w:type="spellStart"/>
            <w:r>
              <w:rPr>
                <w:rFonts w:ascii="Georgia" w:hAnsi="Georgia"/>
                <w:color w:val="3D3D3D"/>
                <w:sz w:val="27"/>
                <w:szCs w:val="27"/>
              </w:rPr>
              <w:t>should</w:t>
            </w:r>
            <w:proofErr w:type="spellEnd"/>
            <w:r>
              <w:rPr>
                <w:rFonts w:ascii="Georgia" w:hAnsi="Georgia"/>
                <w:color w:val="3D3D3D"/>
                <w:sz w:val="27"/>
                <w:szCs w:val="27"/>
              </w:rPr>
              <w:t xml:space="preserve"> happen </w:t>
            </w:r>
            <w:proofErr w:type="spellStart"/>
            <w:r>
              <w:rPr>
                <w:rFonts w:ascii="Georgia" w:hAnsi="Georgia"/>
                <w:color w:val="3D3D3D"/>
                <w:sz w:val="27"/>
                <w:szCs w:val="27"/>
              </w:rPr>
              <w:t>next</w:t>
            </w:r>
            <w:proofErr w:type="spellEnd"/>
          </w:p>
          <w:p w14:paraId="0613EEA4" w14:textId="77777777" w:rsidR="008F2B55" w:rsidRDefault="008F2B55" w:rsidP="008F2B55">
            <w:pPr>
              <w:numPr>
                <w:ilvl w:val="0"/>
                <w:numId w:val="9"/>
              </w:numPr>
              <w:spacing w:after="0" w:line="240" w:lineRule="auto"/>
              <w:ind w:left="1200"/>
              <w:rPr>
                <w:rFonts w:ascii="Georgia" w:hAnsi="Georgia"/>
                <w:color w:val="3D3D3D"/>
                <w:sz w:val="27"/>
                <w:szCs w:val="27"/>
              </w:rPr>
            </w:pPr>
            <w:r>
              <w:rPr>
                <w:rFonts w:ascii="Georgia" w:hAnsi="Georgia"/>
                <w:color w:val="3D3D3D"/>
                <w:sz w:val="27"/>
                <w:szCs w:val="27"/>
              </w:rPr>
              <w:t xml:space="preserve">Highlight </w:t>
            </w:r>
            <w:proofErr w:type="spellStart"/>
            <w:r>
              <w:rPr>
                <w:rFonts w:ascii="Georgia" w:hAnsi="Georgia"/>
                <w:color w:val="3D3D3D"/>
                <w:sz w:val="27"/>
                <w:szCs w:val="27"/>
              </w:rPr>
              <w:t>what's</w:t>
            </w:r>
            <w:proofErr w:type="spellEnd"/>
            <w:r>
              <w:rPr>
                <w:rFonts w:ascii="Georgia" w:hAnsi="Georgia"/>
                <w:color w:val="3D3D3D"/>
                <w:sz w:val="27"/>
                <w:szCs w:val="27"/>
              </w:rPr>
              <w:t xml:space="preserve"> in </w:t>
            </w:r>
            <w:proofErr w:type="spellStart"/>
            <w:r>
              <w:rPr>
                <w:rFonts w:ascii="Georgia" w:hAnsi="Georgia"/>
                <w:color w:val="3D3D3D"/>
                <w:sz w:val="27"/>
                <w:szCs w:val="27"/>
              </w:rPr>
              <w:t>it</w:t>
            </w:r>
            <w:proofErr w:type="spellEnd"/>
            <w:r>
              <w:rPr>
                <w:rFonts w:ascii="Georgia" w:hAnsi="Georgia"/>
                <w:color w:val="3D3D3D"/>
                <w:sz w:val="27"/>
                <w:szCs w:val="27"/>
              </w:rPr>
              <w:t xml:space="preserve"> </w:t>
            </w:r>
            <w:proofErr w:type="spellStart"/>
            <w:r>
              <w:rPr>
                <w:rFonts w:ascii="Georgia" w:hAnsi="Georgia"/>
                <w:color w:val="3D3D3D"/>
                <w:sz w:val="27"/>
                <w:szCs w:val="27"/>
              </w:rPr>
              <w:t>for</w:t>
            </w:r>
            <w:proofErr w:type="spellEnd"/>
            <w:r>
              <w:rPr>
                <w:rFonts w:ascii="Georgia" w:hAnsi="Georgia"/>
                <w:color w:val="3D3D3D"/>
                <w:sz w:val="27"/>
                <w:szCs w:val="27"/>
              </w:rPr>
              <w:t xml:space="preserve"> </w:t>
            </w:r>
            <w:proofErr w:type="spellStart"/>
            <w:r>
              <w:rPr>
                <w:rFonts w:ascii="Georgia" w:hAnsi="Georgia"/>
                <w:color w:val="3D3D3D"/>
                <w:sz w:val="27"/>
                <w:szCs w:val="27"/>
              </w:rPr>
              <w:t>them</w:t>
            </w:r>
            <w:proofErr w:type="spellEnd"/>
          </w:p>
          <w:p w14:paraId="45B6AAFF" w14:textId="77777777" w:rsidR="008F2B55" w:rsidRDefault="008F2B55" w:rsidP="008F2B55">
            <w:pPr>
              <w:numPr>
                <w:ilvl w:val="0"/>
                <w:numId w:val="9"/>
              </w:numPr>
              <w:spacing w:after="0" w:line="240" w:lineRule="auto"/>
              <w:ind w:left="1200"/>
              <w:rPr>
                <w:rFonts w:ascii="Georgia" w:hAnsi="Georgia"/>
                <w:color w:val="3D3D3D"/>
                <w:sz w:val="27"/>
                <w:szCs w:val="27"/>
              </w:rPr>
            </w:pPr>
            <w:proofErr w:type="spellStart"/>
            <w:r>
              <w:rPr>
                <w:rFonts w:ascii="Georgia" w:hAnsi="Georgia"/>
                <w:color w:val="3D3D3D"/>
                <w:sz w:val="27"/>
                <w:szCs w:val="27"/>
              </w:rPr>
              <w:t>Provide</w:t>
            </w:r>
            <w:proofErr w:type="spellEnd"/>
            <w:r>
              <w:rPr>
                <w:rFonts w:ascii="Georgia" w:hAnsi="Georgia"/>
                <w:color w:val="3D3D3D"/>
                <w:sz w:val="27"/>
                <w:szCs w:val="27"/>
              </w:rPr>
              <w:t xml:space="preserve"> </w:t>
            </w:r>
            <w:proofErr w:type="spellStart"/>
            <w:r>
              <w:rPr>
                <w:rFonts w:ascii="Georgia" w:hAnsi="Georgia"/>
                <w:color w:val="3D3D3D"/>
                <w:sz w:val="27"/>
                <w:szCs w:val="27"/>
              </w:rPr>
              <w:t>options</w:t>
            </w:r>
            <w:proofErr w:type="spellEnd"/>
            <w:r>
              <w:rPr>
                <w:rFonts w:ascii="Georgia" w:hAnsi="Georgia"/>
                <w:color w:val="3D3D3D"/>
                <w:sz w:val="27"/>
                <w:szCs w:val="27"/>
              </w:rPr>
              <w:t xml:space="preserve"> </w:t>
            </w:r>
            <w:proofErr w:type="spellStart"/>
            <w:r>
              <w:rPr>
                <w:rFonts w:ascii="Georgia" w:hAnsi="Georgia"/>
                <w:color w:val="3D3D3D"/>
                <w:sz w:val="27"/>
                <w:szCs w:val="27"/>
              </w:rPr>
              <w:t>for</w:t>
            </w:r>
            <w:proofErr w:type="spellEnd"/>
            <w:r>
              <w:rPr>
                <w:rFonts w:ascii="Georgia" w:hAnsi="Georgia"/>
                <w:color w:val="3D3D3D"/>
                <w:sz w:val="27"/>
                <w:szCs w:val="27"/>
              </w:rPr>
              <w:t xml:space="preserve"> </w:t>
            </w:r>
            <w:proofErr w:type="spellStart"/>
            <w:r>
              <w:rPr>
                <w:rFonts w:ascii="Georgia" w:hAnsi="Georgia"/>
                <w:color w:val="3D3D3D"/>
                <w:sz w:val="27"/>
                <w:szCs w:val="27"/>
              </w:rPr>
              <w:t>them</w:t>
            </w:r>
            <w:proofErr w:type="spellEnd"/>
            <w:r>
              <w:rPr>
                <w:rFonts w:ascii="Georgia" w:hAnsi="Georgia"/>
                <w:color w:val="3D3D3D"/>
                <w:sz w:val="27"/>
                <w:szCs w:val="27"/>
              </w:rPr>
              <w:t xml:space="preserve"> </w:t>
            </w:r>
            <w:proofErr w:type="spellStart"/>
            <w:r>
              <w:rPr>
                <w:rFonts w:ascii="Georgia" w:hAnsi="Georgia"/>
                <w:color w:val="3D3D3D"/>
                <w:sz w:val="27"/>
                <w:szCs w:val="27"/>
              </w:rPr>
              <w:t>to</w:t>
            </w:r>
            <w:proofErr w:type="spellEnd"/>
            <w:r>
              <w:rPr>
                <w:rFonts w:ascii="Georgia" w:hAnsi="Georgia"/>
                <w:color w:val="3D3D3D"/>
                <w:sz w:val="27"/>
                <w:szCs w:val="27"/>
              </w:rPr>
              <w:t xml:space="preserve"> </w:t>
            </w:r>
            <w:proofErr w:type="spellStart"/>
            <w:r>
              <w:rPr>
                <w:rFonts w:ascii="Georgia" w:hAnsi="Georgia"/>
                <w:color w:val="3D3D3D"/>
                <w:sz w:val="27"/>
                <w:szCs w:val="27"/>
              </w:rPr>
              <w:t>choose</w:t>
            </w:r>
            <w:proofErr w:type="spellEnd"/>
          </w:p>
          <w:p w14:paraId="0BCAD2EE"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Example:</w:t>
            </w:r>
          </w:p>
          <w:p w14:paraId="7F0AA336"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 xml:space="preserve">"Based on what you've said I recommend we jump on 30 minute call. By the end of that call I'll be able to confidently tell you if we can help you or not with your </w:t>
            </w:r>
            <w:r>
              <w:rPr>
                <w:rFonts w:ascii="Georgia" w:hAnsi="Georgia"/>
                <w:color w:val="3D3D3D"/>
                <w:sz w:val="27"/>
                <w:szCs w:val="27"/>
              </w:rPr>
              <w:lastRenderedPageBreak/>
              <w:t>current situation. I'm free tomorrow at 1, 2 or 3pm. Which one works best for you''?</w:t>
            </w:r>
          </w:p>
          <w:p w14:paraId="56245C01"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Bonus tip:</w:t>
            </w:r>
            <w:r>
              <w:rPr>
                <w:rFonts w:ascii="Georgia" w:hAnsi="Georgia"/>
                <w:color w:val="3D3D3D"/>
                <w:sz w:val="27"/>
                <w:szCs w:val="27"/>
              </w:rPr>
              <w:t xml:space="preserve"> If they say they can't do tomorrow, flip to the following day and offer 3 more times. Remember - if you book </w:t>
            </w:r>
            <w:proofErr w:type="spellStart"/>
            <w:r>
              <w:rPr>
                <w:rFonts w:ascii="Georgia" w:hAnsi="Georgia"/>
                <w:color w:val="3D3D3D"/>
                <w:sz w:val="27"/>
                <w:szCs w:val="27"/>
              </w:rPr>
              <w:t>with in</w:t>
            </w:r>
            <w:proofErr w:type="spellEnd"/>
            <w:r>
              <w:rPr>
                <w:rFonts w:ascii="Georgia" w:hAnsi="Georgia"/>
                <w:color w:val="3D3D3D"/>
                <w:sz w:val="27"/>
                <w:szCs w:val="27"/>
              </w:rPr>
              <w:t xml:space="preserve"> 5 days you have a 90%+ chance of them showing. Any longer and this drops to &lt;80%.</w:t>
            </w:r>
          </w:p>
          <w:p w14:paraId="4BEA8946"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7FA12661" w14:textId="77777777" w:rsidR="008F2B55" w:rsidRDefault="008F2B55">
            <w:pPr>
              <w:pStyle w:val="Heading3"/>
              <w:spacing w:before="240" w:after="240"/>
              <w:rPr>
                <w:rFonts w:ascii="Georgia" w:eastAsiaTheme="minorHAnsi" w:hAnsi="Georgia"/>
                <w:color w:val="353535"/>
                <w:sz w:val="35"/>
                <w:szCs w:val="35"/>
              </w:rPr>
            </w:pPr>
            <w:proofErr w:type="spellStart"/>
            <w:r>
              <w:rPr>
                <w:rStyle w:val="Strong"/>
                <w:rFonts w:ascii="Georgia" w:eastAsiaTheme="minorHAnsi" w:hAnsi="Georgia"/>
                <w:b w:val="0"/>
                <w:bCs w:val="0"/>
                <w:color w:val="353535"/>
                <w:sz w:val="35"/>
                <w:szCs w:val="35"/>
              </w:rPr>
              <w:t>Step</w:t>
            </w:r>
            <w:proofErr w:type="spellEnd"/>
            <w:r>
              <w:rPr>
                <w:rStyle w:val="Strong"/>
                <w:rFonts w:ascii="Georgia" w:eastAsiaTheme="minorHAnsi" w:hAnsi="Georgia"/>
                <w:b w:val="0"/>
                <w:bCs w:val="0"/>
                <w:color w:val="353535"/>
                <w:sz w:val="35"/>
                <w:szCs w:val="35"/>
              </w:rPr>
              <w:t xml:space="preserve"> 5: The ''</w:t>
            </w:r>
            <w:proofErr w:type="spellStart"/>
            <w:r>
              <w:rPr>
                <w:rStyle w:val="Strong"/>
                <w:rFonts w:ascii="Georgia" w:eastAsiaTheme="minorHAnsi" w:hAnsi="Georgia"/>
                <w:b w:val="0"/>
                <w:bCs w:val="0"/>
                <w:color w:val="353535"/>
                <w:sz w:val="35"/>
                <w:szCs w:val="35"/>
              </w:rPr>
              <w:t>One</w:t>
            </w:r>
            <w:proofErr w:type="spellEnd"/>
            <w:r>
              <w:rPr>
                <w:rStyle w:val="Strong"/>
                <w:rFonts w:ascii="Georgia" w:eastAsiaTheme="minorHAnsi" w:hAnsi="Georgia"/>
                <w:b w:val="0"/>
                <w:bCs w:val="0"/>
                <w:color w:val="353535"/>
                <w:sz w:val="35"/>
                <w:szCs w:val="35"/>
              </w:rPr>
              <w:t xml:space="preserve"> Last Thing'' </w:t>
            </w:r>
          </w:p>
          <w:p w14:paraId="644A6347"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Nice work - you've got the meeting on the books. At this point you want to celebrate and move on to the next booking. Instead, I want you to consider you have a very warm prospect on the line who you may be able to ask 1/2 more questions to.</w:t>
            </w:r>
          </w:p>
          <w:p w14:paraId="14CF875E"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Think of this time as when to qualify someone further:</w:t>
            </w:r>
          </w:p>
          <w:p w14:paraId="7888DC30" w14:textId="77777777" w:rsidR="008F2B55" w:rsidRDefault="008F2B55" w:rsidP="008F2B55">
            <w:pPr>
              <w:numPr>
                <w:ilvl w:val="0"/>
                <w:numId w:val="10"/>
              </w:numPr>
              <w:spacing w:after="0" w:line="240" w:lineRule="auto"/>
              <w:ind w:left="1200"/>
              <w:rPr>
                <w:rFonts w:ascii="Georgia" w:hAnsi="Georgia"/>
                <w:color w:val="3D3D3D"/>
                <w:sz w:val="27"/>
                <w:szCs w:val="27"/>
              </w:rPr>
            </w:pPr>
            <w:proofErr w:type="spellStart"/>
            <w:r>
              <w:rPr>
                <w:rFonts w:ascii="Georgia" w:hAnsi="Georgia"/>
                <w:color w:val="3D3D3D"/>
                <w:sz w:val="27"/>
                <w:szCs w:val="27"/>
              </w:rPr>
              <w:t>Is</w:t>
            </w:r>
            <w:proofErr w:type="spellEnd"/>
            <w:r>
              <w:rPr>
                <w:rFonts w:ascii="Georgia" w:hAnsi="Georgia"/>
                <w:color w:val="3D3D3D"/>
                <w:sz w:val="27"/>
                <w:szCs w:val="27"/>
              </w:rPr>
              <w:t xml:space="preserve"> </w:t>
            </w:r>
            <w:proofErr w:type="spellStart"/>
            <w:r>
              <w:rPr>
                <w:rFonts w:ascii="Georgia" w:hAnsi="Georgia"/>
                <w:color w:val="3D3D3D"/>
                <w:sz w:val="27"/>
                <w:szCs w:val="27"/>
              </w:rPr>
              <w:t>timing</w:t>
            </w:r>
            <w:proofErr w:type="spellEnd"/>
            <w:r>
              <w:rPr>
                <w:rFonts w:ascii="Georgia" w:hAnsi="Georgia"/>
                <w:color w:val="3D3D3D"/>
                <w:sz w:val="27"/>
                <w:szCs w:val="27"/>
              </w:rPr>
              <w:t xml:space="preserve"> </w:t>
            </w:r>
            <w:proofErr w:type="spellStart"/>
            <w:r>
              <w:rPr>
                <w:rFonts w:ascii="Georgia" w:hAnsi="Georgia"/>
                <w:color w:val="3D3D3D"/>
                <w:sz w:val="27"/>
                <w:szCs w:val="27"/>
              </w:rPr>
              <w:t>appropriate</w:t>
            </w:r>
            <w:proofErr w:type="spellEnd"/>
            <w:r>
              <w:rPr>
                <w:rFonts w:ascii="Georgia" w:hAnsi="Georgia"/>
                <w:color w:val="3D3D3D"/>
                <w:sz w:val="27"/>
                <w:szCs w:val="27"/>
              </w:rPr>
              <w:t>?</w:t>
            </w:r>
          </w:p>
          <w:p w14:paraId="357422BC" w14:textId="77777777" w:rsidR="008F2B55" w:rsidRDefault="008F2B55" w:rsidP="008F2B55">
            <w:pPr>
              <w:numPr>
                <w:ilvl w:val="0"/>
                <w:numId w:val="10"/>
              </w:numPr>
              <w:spacing w:after="0" w:line="240" w:lineRule="auto"/>
              <w:ind w:left="1200"/>
              <w:rPr>
                <w:rFonts w:ascii="Georgia" w:hAnsi="Georgia"/>
                <w:color w:val="3D3D3D"/>
                <w:sz w:val="27"/>
                <w:szCs w:val="27"/>
              </w:rPr>
            </w:pPr>
            <w:r>
              <w:rPr>
                <w:rFonts w:ascii="Georgia" w:hAnsi="Georgia"/>
                <w:color w:val="3D3D3D"/>
                <w:sz w:val="27"/>
                <w:szCs w:val="27"/>
              </w:rPr>
              <w:t xml:space="preserve">Can </w:t>
            </w:r>
            <w:proofErr w:type="spellStart"/>
            <w:r>
              <w:rPr>
                <w:rFonts w:ascii="Georgia" w:hAnsi="Georgia"/>
                <w:color w:val="3D3D3D"/>
                <w:sz w:val="27"/>
                <w:szCs w:val="27"/>
              </w:rPr>
              <w:t>you</w:t>
            </w:r>
            <w:proofErr w:type="spellEnd"/>
            <w:r>
              <w:rPr>
                <w:rFonts w:ascii="Georgia" w:hAnsi="Georgia"/>
                <w:color w:val="3D3D3D"/>
                <w:sz w:val="27"/>
                <w:szCs w:val="27"/>
              </w:rPr>
              <w:t xml:space="preserve"> </w:t>
            </w:r>
            <w:proofErr w:type="spellStart"/>
            <w:r>
              <w:rPr>
                <w:rFonts w:ascii="Georgia" w:hAnsi="Georgia"/>
                <w:color w:val="3D3D3D"/>
                <w:sz w:val="27"/>
                <w:szCs w:val="27"/>
              </w:rPr>
              <w:t>multithread</w:t>
            </w:r>
            <w:proofErr w:type="spellEnd"/>
            <w:r>
              <w:rPr>
                <w:rFonts w:ascii="Georgia" w:hAnsi="Georgia"/>
                <w:color w:val="3D3D3D"/>
                <w:sz w:val="27"/>
                <w:szCs w:val="27"/>
              </w:rPr>
              <w:t>?</w:t>
            </w:r>
          </w:p>
          <w:p w14:paraId="43656588"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Example:</w:t>
            </w:r>
          </w:p>
          <w:p w14:paraId="23F4E714"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"Excited for our meeting. Before you go, I wanted to ask if you had a timeframe in mind to go from [insert problem they want to solve/transformation they want to see]?''</w:t>
            </w:r>
          </w:p>
          <w:p w14:paraId="0551A77C"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Or ''Excited to chat on the next call. Before you go, do you think it would be beneficial to get the opinions of other team members on your side on the next call? Happy to send you emails outlining why they'd be important to join you can just forward on to them''?</w:t>
            </w:r>
          </w:p>
          <w:p w14:paraId="289302E2"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Bonus tip:</w:t>
            </w:r>
            <w:r>
              <w:rPr>
                <w:rFonts w:ascii="Georgia" w:hAnsi="Georgia"/>
                <w:color w:val="3D3D3D"/>
                <w:sz w:val="27"/>
                <w:szCs w:val="27"/>
              </w:rPr>
              <w:t xml:space="preserve"> There is no harm in waiting for the end of your call to qualify a little if needed. Qualifying is all about timing and how you present your questions. Note above, I'm not asking ''is timing good''? I'm linking it to the problem/transformation they want.</w:t>
            </w:r>
          </w:p>
          <w:p w14:paraId="2AE272D7"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4C5C7AAC" w14:textId="77777777" w:rsidR="008F2B55" w:rsidRDefault="008F2B55">
            <w:pPr>
              <w:pStyle w:val="Heading2"/>
              <w:spacing w:before="240" w:after="240"/>
              <w:rPr>
                <w:rFonts w:ascii="Georgia" w:eastAsiaTheme="minorHAnsi" w:hAnsi="Georgia"/>
                <w:color w:val="353535"/>
                <w:sz w:val="42"/>
                <w:szCs w:val="42"/>
              </w:rPr>
            </w:pPr>
            <w:r>
              <w:rPr>
                <w:rStyle w:val="Strong"/>
                <w:rFonts w:ascii="Georgia" w:eastAsiaTheme="minorHAnsi" w:hAnsi="Georgia"/>
                <w:b w:val="0"/>
                <w:bCs w:val="0"/>
                <w:color w:val="353535"/>
                <w:sz w:val="42"/>
                <w:szCs w:val="42"/>
              </w:rPr>
              <w:t xml:space="preserve">Next </w:t>
            </w:r>
            <w:proofErr w:type="spellStart"/>
            <w:r>
              <w:rPr>
                <w:rStyle w:val="Strong"/>
                <w:rFonts w:ascii="Georgia" w:eastAsiaTheme="minorHAnsi" w:hAnsi="Georgia"/>
                <w:b w:val="0"/>
                <w:bCs w:val="0"/>
                <w:color w:val="353535"/>
                <w:sz w:val="42"/>
                <w:szCs w:val="42"/>
              </w:rPr>
              <w:t>Steps</w:t>
            </w:r>
            <w:proofErr w:type="spellEnd"/>
            <w:r>
              <w:rPr>
                <w:rStyle w:val="Strong"/>
                <w:rFonts w:ascii="Georgia" w:eastAsiaTheme="minorHAnsi" w:hAnsi="Georgia"/>
                <w:b w:val="0"/>
                <w:bCs w:val="0"/>
                <w:color w:val="353535"/>
                <w:sz w:val="42"/>
                <w:szCs w:val="42"/>
              </w:rPr>
              <w:t>:</w:t>
            </w:r>
          </w:p>
          <w:p w14:paraId="12DAE6CA"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Consider these 5 steps in your next calls or if you're a leader, think about how you can use these steps in your coaching.</w:t>
            </w:r>
            <w:r>
              <w:rPr>
                <w:rFonts w:ascii="Times New Roman" w:hAnsi="Times New Roman" w:cs="Times New Roman"/>
                <w:color w:val="3D3D3D"/>
                <w:sz w:val="27"/>
                <w:szCs w:val="27"/>
              </w:rPr>
              <w:t>​</w:t>
            </w:r>
          </w:p>
          <w:p w14:paraId="72D47FBD"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 xml:space="preserve">The secret is calling is to learn your prospect's Psychological state early in the conversation [are they in fight or flight], from there it's 1000x easier to respond </w:t>
            </w:r>
            <w:r>
              <w:rPr>
                <w:rFonts w:ascii="Georgia" w:hAnsi="Georgia"/>
                <w:color w:val="3D3D3D"/>
                <w:sz w:val="27"/>
                <w:szCs w:val="27"/>
              </w:rPr>
              <w:lastRenderedPageBreak/>
              <w:t>more effectively and build just a smidgen of trust which is often enough to continue with a conversation.</w:t>
            </w:r>
          </w:p>
          <w:p w14:paraId="5D3563E1"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This will build your confidence that it works as a channel and prevent you from being just another piece of noise in someone's inbox today when you revert back to sending loads of cold emails to make up for the calls you never did.</w:t>
            </w:r>
          </w:p>
          <w:p w14:paraId="64459011"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Remember - calling is hard. Always has been. Always will be. But it's still worth it.</w:t>
            </w:r>
          </w:p>
          <w:p w14:paraId="5BB4DA81"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Cheers, and see you next week.</w:t>
            </w:r>
          </w:p>
          <w:p w14:paraId="442F6A25" w14:textId="77777777" w:rsidR="008F2B55" w:rsidRDefault="008F2B55">
            <w:pPr>
              <w:pStyle w:val="NormalWeb"/>
              <w:spacing w:before="240" w:beforeAutospacing="0" w:after="240" w:afterAutospacing="0"/>
              <w:rPr>
                <w:rFonts w:ascii="Georgia" w:hAnsi="Georgia"/>
                <w:color w:val="3D3D3D"/>
                <w:sz w:val="27"/>
                <w:szCs w:val="27"/>
              </w:rPr>
            </w:pPr>
            <w:r>
              <w:rPr>
                <w:rFonts w:ascii="Georgia" w:hAnsi="Georgia"/>
                <w:color w:val="3D3D3D"/>
                <w:sz w:val="27"/>
                <w:szCs w:val="27"/>
              </w:rPr>
              <w:t>Chris</w:t>
            </w:r>
          </w:p>
          <w:p w14:paraId="6A07DAC4" w14:textId="77777777" w:rsidR="008F2B55" w:rsidRDefault="008F2B55">
            <w:pPr>
              <w:pStyle w:val="NormalWeb"/>
              <w:spacing w:before="240" w:beforeAutospacing="0" w:after="240" w:afterAutospacing="0"/>
              <w:rPr>
                <w:rFonts w:ascii="Georgia" w:hAnsi="Georgia"/>
                <w:color w:val="3D3D3D"/>
                <w:sz w:val="27"/>
                <w:szCs w:val="27"/>
              </w:rPr>
            </w:pPr>
            <w:r>
              <w:rPr>
                <w:rFonts w:ascii="Times New Roman" w:hAnsi="Times New Roman" w:cs="Times New Roman"/>
                <w:color w:val="3D3D3D"/>
                <w:sz w:val="27"/>
                <w:szCs w:val="27"/>
              </w:rPr>
              <w:t>​</w:t>
            </w:r>
          </w:p>
          <w:p w14:paraId="4A607C6D" w14:textId="77777777" w:rsidR="008F2B55" w:rsidRDefault="008F2B55">
            <w:pPr>
              <w:pStyle w:val="NormalWeb"/>
              <w:spacing w:before="240" w:beforeAutospacing="0" w:after="240" w:afterAutospacing="0"/>
              <w:rPr>
                <w:rFonts w:ascii="Georgia" w:hAnsi="Georgia"/>
                <w:color w:val="3D3D3D"/>
                <w:sz w:val="27"/>
                <w:szCs w:val="27"/>
              </w:rPr>
            </w:pPr>
            <w:r>
              <w:rPr>
                <w:rStyle w:val="Strong"/>
                <w:rFonts w:ascii="Georgia" w:hAnsi="Georgia"/>
                <w:color w:val="3D3D3D"/>
                <w:sz w:val="27"/>
                <w:szCs w:val="27"/>
              </w:rPr>
              <w:t>PS.</w:t>
            </w:r>
            <w:r>
              <w:rPr>
                <w:rFonts w:ascii="Georgia" w:hAnsi="Georgia"/>
                <w:color w:val="3D3D3D"/>
                <w:sz w:val="27"/>
                <w:szCs w:val="27"/>
              </w:rPr>
              <w:t xml:space="preserve"> 1000+ SDRs &amp; AEs use my </w:t>
            </w:r>
            <w:hyperlink r:id="rId26" w:tgtFrame="_blank" w:history="1">
              <w:r>
                <w:rPr>
                  <w:rStyle w:val="Hyperlink"/>
                  <w:rFonts w:ascii="Georgia" w:hAnsi="Georgia"/>
                  <w:color w:val="2762F8"/>
                  <w:sz w:val="27"/>
                  <w:szCs w:val="27"/>
                </w:rPr>
                <w:t>Outbound Playbook</w:t>
              </w:r>
            </w:hyperlink>
            <w:r>
              <w:rPr>
                <w:rFonts w:ascii="Georgia" w:hAnsi="Georgia"/>
                <w:color w:val="3D3D3D"/>
                <w:sz w:val="27"/>
                <w:szCs w:val="27"/>
              </w:rPr>
              <w:t xml:space="preserve"> to learn the skills they need to get more responses, book more meetings and hit their pipeline quotas. Check it out at the link above. </w:t>
            </w:r>
          </w:p>
        </w:tc>
        <w:tc>
          <w:tcPr>
            <w:tcW w:w="0" w:type="auto"/>
            <w:hideMark/>
          </w:tcPr>
          <w:p w14:paraId="729238A9" w14:textId="77777777" w:rsidR="008F2B55" w:rsidRDefault="008F2B55">
            <w:pPr>
              <w:rPr>
                <w:rFonts w:ascii="Georgia" w:hAnsi="Georgia"/>
                <w:color w:val="3D3D3D"/>
                <w:sz w:val="27"/>
                <w:szCs w:val="27"/>
              </w:rPr>
            </w:pPr>
          </w:p>
        </w:tc>
      </w:tr>
    </w:tbl>
    <w:p w14:paraId="7A77CC50" w14:textId="3FA9E173" w:rsidR="008F2B55" w:rsidRDefault="008F2B55" w:rsidP="008F2B55">
      <w:pPr>
        <w:pBdr>
          <w:bottom w:val="single" w:sz="12" w:space="1" w:color="auto"/>
        </w:pBdr>
        <w:rPr>
          <w:rFonts w:ascii="Segoe UI" w:hAnsi="Segoe UI" w:cs="Segoe UI"/>
          <w:sz w:val="21"/>
          <w:szCs w:val="21"/>
        </w:rPr>
      </w:pPr>
    </w:p>
    <w:p w14:paraId="39424DA7" w14:textId="733AD430" w:rsidR="008F2B55" w:rsidRDefault="008F2B55" w:rsidP="008F2B55">
      <w:pPr>
        <w:rPr>
          <w:rFonts w:ascii="Segoe UI" w:hAnsi="Segoe UI" w:cs="Segoe UI"/>
          <w:sz w:val="21"/>
          <w:szCs w:val="21"/>
        </w:rPr>
      </w:pPr>
    </w:p>
    <w:p w14:paraId="32EB265B" w14:textId="267BF47C" w:rsidR="008F2B55" w:rsidRDefault="008F2B55" w:rsidP="008F2B55">
      <w:pPr>
        <w:rPr>
          <w:rFonts w:ascii="Segoe UI" w:hAnsi="Segoe UI" w:cs="Segoe UI"/>
          <w:sz w:val="21"/>
          <w:szCs w:val="21"/>
        </w:rPr>
      </w:pPr>
      <w:r w:rsidRPr="008F2B55">
        <w:rPr>
          <w:rFonts w:ascii="Segoe UI" w:hAnsi="Segoe UI" w:cs="Segoe UI"/>
          <w:noProof/>
          <w:sz w:val="21"/>
          <w:szCs w:val="21"/>
        </w:rPr>
        <w:lastRenderedPageBreak/>
        <w:drawing>
          <wp:inline distT="0" distB="0" distL="0" distR="0" wp14:anchorId="1BB588CC" wp14:editId="1E4DB741">
            <wp:extent cx="3629532" cy="65922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532" cy="6592220"/>
                    </a:xfrm>
                    <a:prstGeom prst="rect">
                      <a:avLst/>
                    </a:prstGeom>
                  </pic:spPr>
                </pic:pic>
              </a:graphicData>
            </a:graphic>
          </wp:inline>
        </w:drawing>
      </w:r>
    </w:p>
    <w:p w14:paraId="7C5EF18A" w14:textId="691C19B5" w:rsidR="008F2B55" w:rsidRDefault="008F2B55" w:rsidP="008F2B55">
      <w:pPr>
        <w:pBdr>
          <w:bottom w:val="single" w:sz="12" w:space="1" w:color="auto"/>
        </w:pBdr>
        <w:rPr>
          <w:rFonts w:ascii="Segoe UI" w:hAnsi="Segoe UI" w:cs="Segoe UI"/>
          <w:sz w:val="21"/>
          <w:szCs w:val="21"/>
        </w:rPr>
      </w:pPr>
    </w:p>
    <w:p w14:paraId="5891399D" w14:textId="565C2C47" w:rsidR="008F2B55" w:rsidRDefault="008F2B55" w:rsidP="008F2B55">
      <w:pPr>
        <w:rPr>
          <w:rFonts w:ascii="Segoe UI" w:hAnsi="Segoe UI" w:cs="Segoe UI"/>
          <w:sz w:val="21"/>
          <w:szCs w:val="21"/>
        </w:rPr>
      </w:pPr>
    </w:p>
    <w:p w14:paraId="291B7D61" w14:textId="7F066F0B" w:rsidR="008F2B55" w:rsidRDefault="008F2B55" w:rsidP="008F2B55">
      <w:pPr>
        <w:rPr>
          <w:rFonts w:ascii="Segoe UI" w:hAnsi="Segoe UI" w:cs="Segoe UI"/>
          <w:sz w:val="21"/>
          <w:szCs w:val="21"/>
        </w:rPr>
      </w:pPr>
    </w:p>
    <w:p w14:paraId="34DF0590" w14:textId="6AE535DC" w:rsidR="00FD1923" w:rsidRDefault="00FD1923" w:rsidP="008F2B55">
      <w:pPr>
        <w:rPr>
          <w:rFonts w:ascii="Segoe UI" w:hAnsi="Segoe UI" w:cs="Segoe UI"/>
          <w:sz w:val="21"/>
          <w:szCs w:val="21"/>
        </w:rPr>
      </w:pPr>
    </w:p>
    <w:p w14:paraId="76501CE0" w14:textId="7A70A333" w:rsidR="00FD1923" w:rsidRDefault="00FD1923" w:rsidP="008F2B55">
      <w:pPr>
        <w:rPr>
          <w:rFonts w:ascii="Segoe UI" w:hAnsi="Segoe UI" w:cs="Segoe UI"/>
          <w:sz w:val="21"/>
          <w:szCs w:val="21"/>
        </w:rPr>
      </w:pPr>
    </w:p>
    <w:p w14:paraId="4E31D609" w14:textId="68ECF082" w:rsidR="00FD1923" w:rsidRDefault="00FD1923" w:rsidP="008F2B55">
      <w:pPr>
        <w:rPr>
          <w:rFonts w:ascii="Segoe UI" w:hAnsi="Segoe UI" w:cs="Segoe UI"/>
          <w:sz w:val="21"/>
          <w:szCs w:val="21"/>
        </w:rPr>
      </w:pPr>
    </w:p>
    <w:p w14:paraId="64D391E0" w14:textId="239038BC" w:rsidR="00FD1923" w:rsidRDefault="00FD1923" w:rsidP="008F2B55">
      <w:pPr>
        <w:rPr>
          <w:rFonts w:ascii="Segoe UI" w:hAnsi="Segoe UI" w:cs="Segoe UI"/>
          <w:sz w:val="21"/>
          <w:szCs w:val="21"/>
        </w:rPr>
      </w:pPr>
    </w:p>
    <w:p w14:paraId="6EDD4F86" w14:textId="1E03B59B" w:rsidR="00FD1923" w:rsidRDefault="00DB4F2D" w:rsidP="008F2B55">
      <w:pPr>
        <w:rPr>
          <w:rFonts w:ascii="Segoe UI" w:hAnsi="Segoe UI" w:cs="Segoe UI"/>
          <w:noProof/>
          <w:sz w:val="21"/>
          <w:szCs w:val="21"/>
        </w:rPr>
      </w:pPr>
      <w:r w:rsidRPr="00DB4F2D">
        <w:rPr>
          <w:rFonts w:ascii="Segoe UI" w:hAnsi="Segoe UI" w:cs="Segoe UI"/>
          <w:noProof/>
          <w:sz w:val="21"/>
          <w:szCs w:val="21"/>
        </w:rPr>
        <w:lastRenderedPageBreak/>
        <w:drawing>
          <wp:inline distT="0" distB="0" distL="0" distR="0" wp14:anchorId="26689A89" wp14:editId="15FD4D18">
            <wp:extent cx="5239481" cy="560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5601482"/>
                    </a:xfrm>
                    <a:prstGeom prst="rect">
                      <a:avLst/>
                    </a:prstGeom>
                  </pic:spPr>
                </pic:pic>
              </a:graphicData>
            </a:graphic>
          </wp:inline>
        </w:drawing>
      </w:r>
    </w:p>
    <w:p w14:paraId="0F5AAFB0" w14:textId="60896343" w:rsidR="002B2EE4" w:rsidRDefault="006D69AA" w:rsidP="002B2EE4">
      <w:pPr>
        <w:rPr>
          <w:rFonts w:ascii="Segoe UI" w:hAnsi="Segoe UI" w:cs="Segoe UI"/>
          <w:noProof/>
          <w:sz w:val="21"/>
          <w:szCs w:val="21"/>
        </w:rPr>
      </w:pPr>
      <w:r w:rsidRPr="006D69AA">
        <w:rPr>
          <w:rFonts w:ascii="Segoe UI" w:hAnsi="Segoe UI" w:cs="Segoe UI"/>
          <w:noProof/>
          <w:sz w:val="21"/>
          <w:szCs w:val="21"/>
        </w:rPr>
        <w:t>Read about the recent round - congrats''. Sure you're focused on growth right now. Lots of {insert industry} companies that raise struggle due to {insert problem}. Here's a short step by step of how to get started the right way. Hope it's helpful. Cheers, Chris''</w:t>
      </w:r>
    </w:p>
    <w:p w14:paraId="57562461" w14:textId="225D7AE9" w:rsidR="002B2EE4" w:rsidRDefault="002B2EE4" w:rsidP="002B2EE4">
      <w:pPr>
        <w:ind w:firstLine="708"/>
        <w:rPr>
          <w:rFonts w:ascii="Segoe UI" w:hAnsi="Segoe UI" w:cs="Segoe UI"/>
          <w:noProof/>
          <w:sz w:val="21"/>
          <w:szCs w:val="21"/>
        </w:rPr>
      </w:pPr>
      <w:r w:rsidRPr="002B2EE4">
        <w:rPr>
          <w:rFonts w:ascii="Segoe UI" w:hAnsi="Segoe UI" w:cs="Segoe UI"/>
          <w:noProof/>
          <w:sz w:val="21"/>
          <w:szCs w:val="21"/>
        </w:rPr>
        <w:lastRenderedPageBreak/>
        <w:drawing>
          <wp:inline distT="0" distB="0" distL="0" distR="0" wp14:anchorId="5A1D7847" wp14:editId="379C1675">
            <wp:extent cx="4544059" cy="722095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4059" cy="7220958"/>
                    </a:xfrm>
                    <a:prstGeom prst="rect">
                      <a:avLst/>
                    </a:prstGeom>
                  </pic:spPr>
                </pic:pic>
              </a:graphicData>
            </a:graphic>
          </wp:inline>
        </w:drawing>
      </w:r>
    </w:p>
    <w:p w14:paraId="7740F6A3" w14:textId="26F012C5" w:rsidR="00545654" w:rsidRDefault="00545654" w:rsidP="00545654">
      <w:pPr>
        <w:tabs>
          <w:tab w:val="left" w:pos="2145"/>
        </w:tabs>
        <w:rPr>
          <w:rFonts w:ascii="Segoe UI" w:hAnsi="Segoe UI" w:cs="Segoe UI"/>
          <w:sz w:val="21"/>
          <w:szCs w:val="21"/>
        </w:rPr>
      </w:pPr>
    </w:p>
    <w:p w14:paraId="630CD014" w14:textId="7D977829" w:rsidR="00545654" w:rsidRDefault="00545654" w:rsidP="00545654">
      <w:pPr>
        <w:tabs>
          <w:tab w:val="left" w:pos="2145"/>
        </w:tabs>
        <w:rPr>
          <w:rFonts w:ascii="Segoe UI" w:hAnsi="Segoe UI" w:cs="Segoe UI"/>
          <w:sz w:val="21"/>
          <w:szCs w:val="21"/>
        </w:rPr>
      </w:pPr>
    </w:p>
    <w:p w14:paraId="36E9C87D" w14:textId="0EB3811E" w:rsidR="00545654" w:rsidRDefault="00545654" w:rsidP="00545654">
      <w:pPr>
        <w:tabs>
          <w:tab w:val="left" w:pos="2145"/>
        </w:tabs>
        <w:rPr>
          <w:rFonts w:ascii="Segoe UI" w:hAnsi="Segoe UI" w:cs="Segoe UI"/>
          <w:sz w:val="21"/>
          <w:szCs w:val="21"/>
        </w:rPr>
      </w:pPr>
    </w:p>
    <w:p w14:paraId="176D0436" w14:textId="4C475AD1" w:rsidR="00545654" w:rsidRDefault="00545654" w:rsidP="00545654">
      <w:pPr>
        <w:tabs>
          <w:tab w:val="left" w:pos="2145"/>
        </w:tabs>
        <w:rPr>
          <w:rFonts w:ascii="Segoe UI" w:hAnsi="Segoe UI" w:cs="Segoe UI"/>
          <w:sz w:val="21"/>
          <w:szCs w:val="21"/>
        </w:rPr>
      </w:pPr>
    </w:p>
    <w:p w14:paraId="6873DD8A" w14:textId="4006DA43" w:rsidR="00545654" w:rsidRDefault="00545654" w:rsidP="00545654">
      <w:pPr>
        <w:tabs>
          <w:tab w:val="left" w:pos="2145"/>
        </w:tabs>
        <w:rPr>
          <w:rFonts w:ascii="Segoe UI" w:hAnsi="Segoe UI" w:cs="Segoe UI"/>
          <w:sz w:val="21"/>
          <w:szCs w:val="21"/>
        </w:rPr>
      </w:pPr>
    </w:p>
    <w:p w14:paraId="61F02217" w14:textId="210ABDDF" w:rsidR="00545654" w:rsidRDefault="00545654" w:rsidP="00545654">
      <w:pPr>
        <w:tabs>
          <w:tab w:val="left" w:pos="2145"/>
        </w:tabs>
        <w:rPr>
          <w:rFonts w:ascii="Segoe UI" w:hAnsi="Segoe UI" w:cs="Segoe UI"/>
          <w:sz w:val="21"/>
          <w:szCs w:val="21"/>
          <w:shd w:val="clear" w:color="auto" w:fill="FFFFFF"/>
        </w:rPr>
      </w:pPr>
      <w:proofErr w:type="spellStart"/>
      <w:r>
        <w:rPr>
          <w:rFonts w:ascii="Segoe UI" w:hAnsi="Segoe UI" w:cs="Segoe UI"/>
          <w:sz w:val="21"/>
          <w:szCs w:val="21"/>
          <w:shd w:val="clear" w:color="auto" w:fill="FFFFFF"/>
        </w:rPr>
        <w:lastRenderedPageBreak/>
        <w:t>Questo</w:t>
      </w:r>
      <w:proofErr w:type="spellEnd"/>
      <w:r>
        <w:rPr>
          <w:rFonts w:ascii="Segoe UI" w:hAnsi="Segoe UI" w:cs="Segoe UI"/>
          <w:sz w:val="21"/>
          <w:szCs w:val="21"/>
          <w:shd w:val="clear" w:color="auto" w:fill="FFFFFF"/>
        </w:rPr>
        <w:t xml:space="preserve"> è </w:t>
      </w:r>
      <w:proofErr w:type="spellStart"/>
      <w:r>
        <w:rPr>
          <w:rFonts w:ascii="Segoe UI" w:hAnsi="Segoe UI" w:cs="Segoe UI"/>
          <w:sz w:val="21"/>
          <w:szCs w:val="21"/>
          <w:shd w:val="clear" w:color="auto" w:fill="FFFFFF"/>
        </w:rPr>
        <w:t>buon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esempio</w:t>
      </w:r>
      <w:proofErr w:type="spellEnd"/>
      <w:r>
        <w:rPr>
          <w:rFonts w:ascii="Segoe UI" w:hAnsi="Segoe UI" w:cs="Segoe UI"/>
          <w:sz w:val="21"/>
          <w:szCs w:val="21"/>
          <w:shd w:val="clear" w:color="auto" w:fill="FFFFFF"/>
        </w:rPr>
        <w:t xml:space="preserve"> di email a </w:t>
      </w:r>
      <w:proofErr w:type="spellStart"/>
      <w:r>
        <w:rPr>
          <w:rFonts w:ascii="Segoe UI" w:hAnsi="Segoe UI" w:cs="Segoe UI"/>
          <w:sz w:val="21"/>
          <w:szCs w:val="21"/>
          <w:shd w:val="clear" w:color="auto" w:fill="FFFFFF"/>
        </w:rPr>
        <w:t>freddo</w:t>
      </w:r>
      <w:proofErr w:type="spellEnd"/>
      <w:r>
        <w:rPr>
          <w:rFonts w:ascii="Segoe UI" w:hAnsi="Segoe UI" w:cs="Segoe UI"/>
          <w:sz w:val="21"/>
          <w:szCs w:val="21"/>
          <w:shd w:val="clear" w:color="auto" w:fill="FFFFFF"/>
        </w:rPr>
        <w:t>.</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Sì</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puoi</w:t>
      </w:r>
      <w:proofErr w:type="spellEnd"/>
      <w:r>
        <w:rPr>
          <w:rFonts w:ascii="Segoe UI" w:hAnsi="Segoe UI" w:cs="Segoe UI"/>
          <w:sz w:val="21"/>
          <w:szCs w:val="21"/>
          <w:shd w:val="clear" w:color="auto" w:fill="FFFFFF"/>
        </w:rPr>
        <w:t xml:space="preserve"> pure </w:t>
      </w:r>
      <w:proofErr w:type="spellStart"/>
      <w:r>
        <w:rPr>
          <w:rFonts w:ascii="Segoe UI" w:hAnsi="Segoe UI" w:cs="Segoe UI"/>
          <w:sz w:val="21"/>
          <w:szCs w:val="21"/>
          <w:shd w:val="clear" w:color="auto" w:fill="FFFFFF"/>
        </w:rPr>
        <w:t>copiare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template</w:t>
      </w:r>
      <w:proofErr w:type="spellEnd"/>
      <w:r>
        <w:rPr>
          <w:rFonts w:ascii="Segoe UI" w:hAnsi="Segoe UI" w:cs="Segoe UI"/>
          <w:sz w:val="21"/>
          <w:szCs w:val="21"/>
          <w:shd w:val="clear" w:color="auto" w:fill="FFFFFF"/>
        </w:rPr>
        <w:t>,</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ma</w:t>
      </w:r>
      <w:proofErr w:type="spellEnd"/>
      <w:r>
        <w:rPr>
          <w:rFonts w:ascii="Segoe UI" w:hAnsi="Segoe UI" w:cs="Segoe UI"/>
          <w:sz w:val="21"/>
          <w:szCs w:val="21"/>
          <w:shd w:val="clear" w:color="auto" w:fill="FFFFFF"/>
        </w:rPr>
        <w:t xml:space="preserve"> è la </w:t>
      </w:r>
      <w:proofErr w:type="spellStart"/>
      <w:r>
        <w:rPr>
          <w:rFonts w:ascii="Segoe UI" w:hAnsi="Segoe UI" w:cs="Segoe UI"/>
          <w:sz w:val="21"/>
          <w:szCs w:val="21"/>
          <w:shd w:val="clear" w:color="auto" w:fill="FFFFFF"/>
        </w:rPr>
        <w:t>psicologia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dietro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ci </w:t>
      </w:r>
      <w:proofErr w:type="spellStart"/>
      <w:r>
        <w:rPr>
          <w:rFonts w:ascii="Segoe UI" w:hAnsi="Segoe UI" w:cs="Segoe UI"/>
          <w:sz w:val="21"/>
          <w:szCs w:val="21"/>
          <w:shd w:val="clear" w:color="auto" w:fill="FFFFFF"/>
        </w:rPr>
        <w:t>sta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dietro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aiuterà</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davvero</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farlo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funzionare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tuo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pubblico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Ciao Luca, la </w:t>
      </w:r>
      <w:proofErr w:type="spellStart"/>
      <w:r>
        <w:rPr>
          <w:rFonts w:ascii="Segoe UI" w:hAnsi="Segoe UI" w:cs="Segoe UI"/>
          <w:sz w:val="21"/>
          <w:szCs w:val="21"/>
          <w:shd w:val="clear" w:color="auto" w:fill="FFFFFF"/>
        </w:rPr>
        <w:t>maggior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parte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dei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ciclisti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amatori</w:t>
      </w:r>
      <w:proofErr w:type="spellEnd"/>
      <w:r>
        <w:rPr>
          <w:rFonts w:ascii="Segoe UI" w:hAnsi="Segoe UI" w:cs="Segoe UI"/>
          <w:sz w:val="21"/>
          <w:szCs w:val="21"/>
          <w:shd w:val="clear" w:color="auto" w:fill="FFFFFF"/>
        </w:rPr>
        <w:t xml:space="preserve"> si </w:t>
      </w:r>
      <w:proofErr w:type="spellStart"/>
      <w:r>
        <w:rPr>
          <w:rFonts w:ascii="Segoe UI" w:hAnsi="Segoe UI" w:cs="Segoe UI"/>
          <w:sz w:val="21"/>
          <w:szCs w:val="21"/>
          <w:shd w:val="clear" w:color="auto" w:fill="FFFFFF"/>
        </w:rPr>
        <w:t>affida</w:t>
      </w:r>
      <w:proofErr w:type="spellEnd"/>
      <w:r>
        <w:rPr>
          <w:rFonts w:ascii="Segoe UI" w:hAnsi="Segoe UI" w:cs="Segoe UI"/>
          <w:sz w:val="21"/>
          <w:szCs w:val="21"/>
          <w:shd w:val="clear" w:color="auto" w:fill="FFFFFF"/>
        </w:rPr>
        <w:t xml:space="preserve"> ancora </w:t>
      </w:r>
      <w:proofErr w:type="spellStart"/>
      <w:r>
        <w:rPr>
          <w:rFonts w:ascii="Segoe UI" w:hAnsi="Segoe UI" w:cs="Segoe UI"/>
          <w:sz w:val="21"/>
          <w:szCs w:val="21"/>
          <w:shd w:val="clear" w:color="auto" w:fill="FFFFFF"/>
        </w:rPr>
        <w:t>agli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specchietti</w:t>
      </w:r>
      <w:proofErr w:type="spellEnd"/>
      <w:r>
        <w:rPr>
          <w:rFonts w:ascii="Segoe UI" w:hAnsi="Segoe UI" w:cs="Segoe UI"/>
          <w:sz w:val="21"/>
          <w:szCs w:val="21"/>
          <w:shd w:val="clear" w:color="auto" w:fill="FFFFFF"/>
        </w:rPr>
        <w:t xml:space="preserve"> o a “</w:t>
      </w:r>
      <w:proofErr w:type="spellStart"/>
      <w:r>
        <w:rPr>
          <w:rFonts w:ascii="Segoe UI" w:hAnsi="Segoe UI" w:cs="Segoe UI"/>
          <w:sz w:val="21"/>
          <w:szCs w:val="21"/>
          <w:shd w:val="clear" w:color="auto" w:fill="FFFFFF"/>
        </w:rPr>
        <w:t>girarsi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spesso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indietro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Questo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nella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pratica</w:t>
      </w:r>
      <w:proofErr w:type="spellEnd"/>
      <w:r>
        <w:rPr>
          <w:rFonts w:ascii="Segoe UI" w:hAnsi="Segoe UI" w:cs="Segoe UI"/>
          <w:sz w:val="21"/>
          <w:szCs w:val="21"/>
          <w:shd w:val="clear" w:color="auto" w:fill="FFFFFF"/>
        </w:rPr>
        <w:t xml:space="preserve">, si </w:t>
      </w:r>
      <w:proofErr w:type="spellStart"/>
      <w:r>
        <w:rPr>
          <w:rFonts w:ascii="Segoe UI" w:hAnsi="Segoe UI" w:cs="Segoe UI"/>
          <w:sz w:val="21"/>
          <w:szCs w:val="21"/>
          <w:shd w:val="clear" w:color="auto" w:fill="FFFFFF"/>
        </w:rPr>
        <w:t>traduce</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situazioni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tipo</w:t>
      </w:r>
      <w:proofErr w:type="spellEnd"/>
      <w:r>
        <w:rPr>
          <w:rFonts w:ascii="Segoe UI" w:hAnsi="Segoe UI" w:cs="Segoe UI"/>
          <w:sz w:val="21"/>
          <w:szCs w:val="21"/>
          <w:shd w:val="clear" w:color="auto" w:fill="FFFFFF"/>
        </w:rPr>
        <w:t>:</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“Non mi </w:t>
      </w:r>
      <w:proofErr w:type="spellStart"/>
      <w:r>
        <w:rPr>
          <w:rFonts w:ascii="Segoe UI" w:hAnsi="Segoe UI" w:cs="Segoe UI"/>
          <w:sz w:val="21"/>
          <w:szCs w:val="21"/>
          <w:shd w:val="clear" w:color="auto" w:fill="FFFFFF"/>
        </w:rPr>
        <w:t>ero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accorto</w:t>
      </w:r>
      <w:proofErr w:type="spellEnd"/>
      <w:r>
        <w:rPr>
          <w:rFonts w:ascii="Segoe UI" w:hAnsi="Segoe UI" w:cs="Segoe UI"/>
          <w:sz w:val="21"/>
          <w:szCs w:val="21"/>
          <w:shd w:val="clear" w:color="auto" w:fill="FFFFFF"/>
        </w:rPr>
        <w:t xml:space="preserve"> della </w:t>
      </w:r>
      <w:proofErr w:type="spellStart"/>
      <w:r>
        <w:rPr>
          <w:rFonts w:ascii="Segoe UI" w:hAnsi="Segoe UI" w:cs="Segoe UI"/>
          <w:sz w:val="21"/>
          <w:szCs w:val="21"/>
          <w:shd w:val="clear" w:color="auto" w:fill="FFFFFF"/>
        </w:rPr>
        <w:t>macchina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dietro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“Mi ha </w:t>
      </w:r>
      <w:proofErr w:type="spellStart"/>
      <w:r>
        <w:rPr>
          <w:rFonts w:ascii="Segoe UI" w:hAnsi="Segoe UI" w:cs="Segoe UI"/>
          <w:sz w:val="21"/>
          <w:szCs w:val="21"/>
          <w:shd w:val="clear" w:color="auto" w:fill="FFFFFF"/>
        </w:rPr>
        <w:t>superato</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soffio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Oppure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Evito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certe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strade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perché</w:t>
      </w:r>
      <w:proofErr w:type="spellEnd"/>
      <w:r>
        <w:rPr>
          <w:rFonts w:ascii="Segoe UI" w:hAnsi="Segoe UI" w:cs="Segoe UI"/>
          <w:sz w:val="21"/>
          <w:szCs w:val="21"/>
          <w:shd w:val="clear" w:color="auto" w:fill="FFFFFF"/>
        </w:rPr>
        <w:t xml:space="preserve"> mi </w:t>
      </w:r>
      <w:proofErr w:type="spellStart"/>
      <w:r>
        <w:rPr>
          <w:rFonts w:ascii="Segoe UI" w:hAnsi="Segoe UI" w:cs="Segoe UI"/>
          <w:sz w:val="21"/>
          <w:szCs w:val="21"/>
          <w:shd w:val="clear" w:color="auto" w:fill="FFFFFF"/>
        </w:rPr>
        <w:t>sento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insicuro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Succede</w:t>
      </w:r>
      <w:proofErr w:type="spellEnd"/>
      <w:r>
        <w:rPr>
          <w:rFonts w:ascii="Segoe UI" w:hAnsi="Segoe UI" w:cs="Segoe UI"/>
          <w:sz w:val="21"/>
          <w:szCs w:val="21"/>
          <w:shd w:val="clear" w:color="auto" w:fill="FFFFFF"/>
        </w:rPr>
        <w:t xml:space="preserve"> molto più </w:t>
      </w:r>
      <w:proofErr w:type="spellStart"/>
      <w:r>
        <w:rPr>
          <w:rFonts w:ascii="Segoe UI" w:hAnsi="Segoe UI" w:cs="Segoe UI"/>
          <w:sz w:val="21"/>
          <w:szCs w:val="21"/>
          <w:shd w:val="clear" w:color="auto" w:fill="FFFFFF"/>
        </w:rPr>
        <w:t>spesso</w:t>
      </w:r>
      <w:proofErr w:type="spellEnd"/>
      <w:r>
        <w:rPr>
          <w:rFonts w:ascii="Segoe UI" w:hAnsi="Segoe UI" w:cs="Segoe UI"/>
          <w:sz w:val="21"/>
          <w:szCs w:val="21"/>
          <w:shd w:val="clear" w:color="auto" w:fill="FFFFFF"/>
        </w:rPr>
        <w:t xml:space="preserve"> di quanto si </w:t>
      </w:r>
      <w:proofErr w:type="spellStart"/>
      <w:r>
        <w:rPr>
          <w:rFonts w:ascii="Segoe UI" w:hAnsi="Segoe UI" w:cs="Segoe UI"/>
          <w:sz w:val="21"/>
          <w:szCs w:val="21"/>
          <w:shd w:val="clear" w:color="auto" w:fill="FFFFFF"/>
        </w:rPr>
        <w:t>pensi</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I </w:t>
      </w:r>
      <w:proofErr w:type="spellStart"/>
      <w:r>
        <w:rPr>
          <w:rFonts w:ascii="Segoe UI" w:hAnsi="Segoe UI" w:cs="Segoe UI"/>
          <w:sz w:val="21"/>
          <w:szCs w:val="21"/>
          <w:shd w:val="clear" w:color="auto" w:fill="FFFFFF"/>
        </w:rPr>
        <w:t>ciclisti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usano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il</w:t>
      </w:r>
      <w:proofErr w:type="spellEnd"/>
      <w:r>
        <w:rPr>
          <w:rFonts w:ascii="Segoe UI" w:hAnsi="Segoe UI" w:cs="Segoe UI"/>
          <w:sz w:val="21"/>
          <w:szCs w:val="21"/>
          <w:shd w:val="clear" w:color="auto" w:fill="FFFFFF"/>
        </w:rPr>
        <w:t xml:space="preserve"> Garmin Varia </w:t>
      </w:r>
      <w:proofErr w:type="spellStart"/>
      <w:r>
        <w:rPr>
          <w:rFonts w:ascii="Segoe UI" w:hAnsi="Segoe UI" w:cs="Segoe UI"/>
          <w:sz w:val="21"/>
          <w:szCs w:val="21"/>
          <w:shd w:val="clear" w:color="auto" w:fill="FFFFFF"/>
        </w:rPr>
        <w:t>raccontano</w:t>
      </w:r>
      <w:proofErr w:type="spellEnd"/>
      <w:r>
        <w:rPr>
          <w:rFonts w:ascii="Segoe UI" w:hAnsi="Segoe UI" w:cs="Segoe UI"/>
          <w:sz w:val="21"/>
          <w:szCs w:val="21"/>
          <w:shd w:val="clear" w:color="auto" w:fill="FFFFFF"/>
        </w:rPr>
        <w:t xml:space="preserve"> tutta </w:t>
      </w:r>
      <w:proofErr w:type="spellStart"/>
      <w:r>
        <w:rPr>
          <w:rFonts w:ascii="Segoe UI" w:hAnsi="Segoe UI" w:cs="Segoe UI"/>
          <w:sz w:val="21"/>
          <w:szCs w:val="21"/>
          <w:shd w:val="clear" w:color="auto" w:fill="FFFFFF"/>
        </w:rPr>
        <w:t>un’altra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storia</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hanno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avvisi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precisi</w:t>
      </w:r>
      <w:proofErr w:type="spellEnd"/>
      <w:r>
        <w:rPr>
          <w:rFonts w:ascii="Segoe UI" w:hAnsi="Segoe UI" w:cs="Segoe UI"/>
          <w:sz w:val="21"/>
          <w:szCs w:val="21"/>
          <w:shd w:val="clear" w:color="auto" w:fill="FFFFFF"/>
        </w:rPr>
        <w:t xml:space="preserve"> in tempo reale </w:t>
      </w:r>
      <w:proofErr w:type="spellStart"/>
      <w:r>
        <w:rPr>
          <w:rFonts w:ascii="Segoe UI" w:hAnsi="Segoe UI" w:cs="Segoe UI"/>
          <w:sz w:val="21"/>
          <w:szCs w:val="21"/>
          <w:shd w:val="clear" w:color="auto" w:fill="FFFFFF"/>
        </w:rPr>
        <w:t>su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veicoli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avvicinamento</w:t>
      </w:r>
      <w:proofErr w:type="spellEnd"/>
      <w:r>
        <w:rPr>
          <w:rFonts w:ascii="Segoe UI" w:hAnsi="Segoe UI" w:cs="Segoe UI"/>
          <w:sz w:val="21"/>
          <w:szCs w:val="21"/>
          <w:shd w:val="clear" w:color="auto" w:fill="FFFFFF"/>
        </w:rPr>
        <w:t xml:space="preserve"> e </w:t>
      </w:r>
      <w:proofErr w:type="spellStart"/>
      <w:r>
        <w:rPr>
          <w:rFonts w:ascii="Segoe UI" w:hAnsi="Segoe UI" w:cs="Segoe UI"/>
          <w:sz w:val="21"/>
          <w:szCs w:val="21"/>
          <w:shd w:val="clear" w:color="auto" w:fill="FFFFFF"/>
        </w:rPr>
        <w:t>pedalano</w:t>
      </w:r>
      <w:proofErr w:type="spellEnd"/>
      <w:r>
        <w:rPr>
          <w:rFonts w:ascii="Segoe UI" w:hAnsi="Segoe UI" w:cs="Segoe UI"/>
          <w:sz w:val="21"/>
          <w:szCs w:val="21"/>
          <w:shd w:val="clear" w:color="auto" w:fill="FFFFFF"/>
        </w:rPr>
        <w:t xml:space="preserve"> più </w:t>
      </w:r>
      <w:proofErr w:type="spellStart"/>
      <w:r>
        <w:rPr>
          <w:rFonts w:ascii="Segoe UI" w:hAnsi="Segoe UI" w:cs="Segoe UI"/>
          <w:sz w:val="21"/>
          <w:szCs w:val="21"/>
          <w:shd w:val="clear" w:color="auto" w:fill="FFFFFF"/>
        </w:rPr>
        <w:t>tranquilli</w:t>
      </w:r>
      <w:proofErr w:type="spellEnd"/>
      <w:r>
        <w:rPr>
          <w:rFonts w:ascii="Segoe UI" w:hAnsi="Segoe UI" w:cs="Segoe UI"/>
          <w:sz w:val="21"/>
          <w:szCs w:val="21"/>
          <w:shd w:val="clear" w:color="auto" w:fill="FFFFFF"/>
        </w:rPr>
        <w:t xml:space="preserve">, più </w:t>
      </w:r>
      <w:proofErr w:type="spellStart"/>
      <w:r>
        <w:rPr>
          <w:rFonts w:ascii="Segoe UI" w:hAnsi="Segoe UI" w:cs="Segoe UI"/>
          <w:sz w:val="21"/>
          <w:szCs w:val="21"/>
          <w:shd w:val="clear" w:color="auto" w:fill="FFFFFF"/>
        </w:rPr>
        <w:t>sicuri</w:t>
      </w:r>
      <w:proofErr w:type="spellEnd"/>
      <w:r>
        <w:rPr>
          <w:rFonts w:ascii="Segoe UI" w:hAnsi="Segoe UI" w:cs="Segoe UI"/>
          <w:sz w:val="21"/>
          <w:szCs w:val="21"/>
          <w:shd w:val="clear" w:color="auto" w:fill="FFFFFF"/>
        </w:rPr>
        <w:t xml:space="preserve">, più </w:t>
      </w:r>
      <w:proofErr w:type="spellStart"/>
      <w:r>
        <w:rPr>
          <w:rFonts w:ascii="Segoe UI" w:hAnsi="Segoe UI" w:cs="Segoe UI"/>
          <w:sz w:val="21"/>
          <w:szCs w:val="21"/>
          <w:shd w:val="clear" w:color="auto" w:fill="FFFFFF"/>
        </w:rPr>
        <w:t>concentrati</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Nessun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abbonamento</w:t>
      </w:r>
      <w:proofErr w:type="spellEnd"/>
      <w:r>
        <w:rPr>
          <w:rFonts w:ascii="Segoe UI" w:hAnsi="Segoe UI" w:cs="Segoe UI"/>
          <w:sz w:val="21"/>
          <w:szCs w:val="21"/>
          <w:shd w:val="clear" w:color="auto" w:fill="FFFFFF"/>
        </w:rPr>
        <w:t xml:space="preserve"> da </w:t>
      </w:r>
      <w:proofErr w:type="spellStart"/>
      <w:r>
        <w:rPr>
          <w:rFonts w:ascii="Segoe UI" w:hAnsi="Segoe UI" w:cs="Segoe UI"/>
          <w:sz w:val="21"/>
          <w:szCs w:val="21"/>
          <w:shd w:val="clear" w:color="auto" w:fill="FFFFFF"/>
        </w:rPr>
        <w:t>sottoscrivere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Nessuna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distrazione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Solo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radar</w:t>
      </w:r>
      <w:proofErr w:type="spellEnd"/>
      <w:r>
        <w:rPr>
          <w:rFonts w:ascii="Segoe UI" w:hAnsi="Segoe UI" w:cs="Segoe UI"/>
          <w:sz w:val="21"/>
          <w:szCs w:val="21"/>
          <w:shd w:val="clear" w:color="auto" w:fill="FFFFFF"/>
        </w:rPr>
        <w:t xml:space="preserve"> intelligente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vedere</w:t>
      </w:r>
      <w:proofErr w:type="spellEnd"/>
      <w:r>
        <w:rPr>
          <w:rFonts w:ascii="Segoe UI" w:hAnsi="Segoe UI" w:cs="Segoe UI"/>
          <w:sz w:val="21"/>
          <w:szCs w:val="21"/>
          <w:shd w:val="clear" w:color="auto" w:fill="FFFFFF"/>
        </w:rPr>
        <w:t xml:space="preserve"> (e </w:t>
      </w:r>
      <w:proofErr w:type="spellStart"/>
      <w:r>
        <w:rPr>
          <w:rFonts w:ascii="Segoe UI" w:hAnsi="Segoe UI" w:cs="Segoe UI"/>
          <w:sz w:val="21"/>
          <w:szCs w:val="21"/>
          <w:shd w:val="clear" w:color="auto" w:fill="FFFFFF"/>
        </w:rPr>
        <w:t>sentire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cosa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succede</w:t>
      </w:r>
      <w:proofErr w:type="spellEnd"/>
      <w:r>
        <w:rPr>
          <w:rFonts w:ascii="Segoe UI" w:hAnsi="Segoe UI" w:cs="Segoe UI"/>
          <w:sz w:val="21"/>
          <w:szCs w:val="21"/>
          <w:shd w:val="clear" w:color="auto" w:fill="FFFFFF"/>
        </w:rPr>
        <w:t xml:space="preserve"> alle tue </w:t>
      </w:r>
      <w:proofErr w:type="spellStart"/>
      <w:r>
        <w:rPr>
          <w:rFonts w:ascii="Segoe UI" w:hAnsi="Segoe UI" w:cs="Segoe UI"/>
          <w:sz w:val="21"/>
          <w:szCs w:val="21"/>
          <w:shd w:val="clear" w:color="auto" w:fill="FFFFFF"/>
        </w:rPr>
        <w:t>spalle</w:t>
      </w:r>
      <w:proofErr w:type="spellEnd"/>
      <w:r>
        <w:rPr>
          <w:rFonts w:ascii="Segoe UI" w:hAnsi="Segoe UI" w:cs="Segoe UI"/>
          <w:sz w:val="21"/>
          <w:szCs w:val="21"/>
          <w:shd w:val="clear" w:color="auto" w:fill="FFFFFF"/>
        </w:rPr>
        <w:t xml:space="preserve">, molto prima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tu </w:t>
      </w:r>
      <w:proofErr w:type="spellStart"/>
      <w:r>
        <w:rPr>
          <w:rFonts w:ascii="Segoe UI" w:hAnsi="Segoe UI" w:cs="Segoe UI"/>
          <w:sz w:val="21"/>
          <w:szCs w:val="21"/>
          <w:shd w:val="clear" w:color="auto" w:fill="FFFFFF"/>
        </w:rPr>
        <w:t>possa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accorgertene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Lo so: </w:t>
      </w:r>
      <w:proofErr w:type="spellStart"/>
      <w:r>
        <w:rPr>
          <w:rFonts w:ascii="Segoe UI" w:hAnsi="Segoe UI" w:cs="Segoe UI"/>
          <w:sz w:val="21"/>
          <w:szCs w:val="21"/>
          <w:shd w:val="clear" w:color="auto" w:fill="FFFFFF"/>
        </w:rPr>
        <w:t>spendere</w:t>
      </w:r>
      <w:proofErr w:type="spellEnd"/>
      <w:r>
        <w:rPr>
          <w:rFonts w:ascii="Segoe UI" w:hAnsi="Segoe UI" w:cs="Segoe UI"/>
          <w:sz w:val="21"/>
          <w:szCs w:val="21"/>
          <w:shd w:val="clear" w:color="auto" w:fill="FFFFFF"/>
        </w:rPr>
        <w:t xml:space="preserve"> più di 150€ per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accessorio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può</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sembrare</w:t>
      </w:r>
      <w:proofErr w:type="spellEnd"/>
      <w:r>
        <w:rPr>
          <w:rFonts w:ascii="Segoe UI" w:hAnsi="Segoe UI" w:cs="Segoe UI"/>
          <w:sz w:val="21"/>
          <w:szCs w:val="21"/>
          <w:shd w:val="clear" w:color="auto" w:fill="FFFFFF"/>
        </w:rPr>
        <w:t xml:space="preserve"> troppo.</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Soprattutto</w:t>
      </w:r>
      <w:proofErr w:type="spellEnd"/>
      <w:r>
        <w:rPr>
          <w:rFonts w:ascii="Segoe UI" w:hAnsi="Segoe UI" w:cs="Segoe UI"/>
          <w:sz w:val="21"/>
          <w:szCs w:val="21"/>
          <w:shd w:val="clear" w:color="auto" w:fill="FFFFFF"/>
        </w:rPr>
        <w:t xml:space="preserve"> se </w:t>
      </w:r>
      <w:proofErr w:type="spellStart"/>
      <w:r>
        <w:rPr>
          <w:rFonts w:ascii="Segoe UI" w:hAnsi="Segoe UI" w:cs="Segoe UI"/>
          <w:sz w:val="21"/>
          <w:szCs w:val="21"/>
          <w:shd w:val="clear" w:color="auto" w:fill="FFFFFF"/>
        </w:rPr>
        <w:t>hai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già</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investito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nella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bici</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Ma </w:t>
      </w:r>
      <w:proofErr w:type="spellStart"/>
      <w:r>
        <w:rPr>
          <w:rFonts w:ascii="Segoe UI" w:hAnsi="Segoe UI" w:cs="Segoe UI"/>
          <w:sz w:val="21"/>
          <w:szCs w:val="21"/>
          <w:shd w:val="clear" w:color="auto" w:fill="FFFFFF"/>
        </w:rPr>
        <w:t>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chiedo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Ci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condizioni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cui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prenderesti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considerazione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dispositivo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può</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letteralmente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salvarti</w:t>
      </w:r>
      <w:proofErr w:type="spellEnd"/>
      <w:r>
        <w:rPr>
          <w:rFonts w:ascii="Segoe UI" w:hAnsi="Segoe UI" w:cs="Segoe UI"/>
          <w:sz w:val="21"/>
          <w:szCs w:val="21"/>
          <w:shd w:val="clear" w:color="auto" w:fill="FFFFFF"/>
        </w:rPr>
        <w:t xml:space="preserve"> la </w:t>
      </w:r>
      <w:proofErr w:type="spellStart"/>
      <w:r>
        <w:rPr>
          <w:rFonts w:ascii="Segoe UI" w:hAnsi="Segoe UI" w:cs="Segoe UI"/>
          <w:sz w:val="21"/>
          <w:szCs w:val="21"/>
          <w:shd w:val="clear" w:color="auto" w:fill="FFFFFF"/>
        </w:rPr>
        <w:t>vita</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Perché</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funziona</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lastRenderedPageBreak/>
        <w:br/>
      </w:r>
      <w:r>
        <w:rPr>
          <w:rFonts w:ascii="Segoe UI" w:hAnsi="Segoe UI" w:cs="Segoe UI"/>
          <w:sz w:val="21"/>
          <w:szCs w:val="21"/>
          <w:shd w:val="clear" w:color="auto" w:fill="FFFFFF"/>
        </w:rPr>
        <w:t xml:space="preserve">1.Apertura </w:t>
      </w:r>
      <w:proofErr w:type="spellStart"/>
      <w:r>
        <w:rPr>
          <w:rFonts w:ascii="Segoe UI" w:hAnsi="Segoe UI" w:cs="Segoe UI"/>
          <w:sz w:val="21"/>
          <w:szCs w:val="21"/>
          <w:shd w:val="clear" w:color="auto" w:fill="FFFFFF"/>
        </w:rPr>
        <w:t>mirata</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“Luca, la </w:t>
      </w:r>
      <w:proofErr w:type="spellStart"/>
      <w:r>
        <w:rPr>
          <w:rFonts w:ascii="Segoe UI" w:hAnsi="Segoe UI" w:cs="Segoe UI"/>
          <w:sz w:val="21"/>
          <w:szCs w:val="21"/>
          <w:shd w:val="clear" w:color="auto" w:fill="FFFFFF"/>
        </w:rPr>
        <w:t>maggior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parte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dei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ciclisti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amatori</w:t>
      </w:r>
      <w:proofErr w:type="spellEnd"/>
      <w:r>
        <w:rPr>
          <w:rFonts w:ascii="Segoe UI" w:hAnsi="Segoe UI" w:cs="Segoe UI"/>
          <w:sz w:val="21"/>
          <w:szCs w:val="21"/>
          <w:shd w:val="clear" w:color="auto" w:fill="FFFFFF"/>
        </w:rPr>
        <w:t xml:space="preserve"> si </w:t>
      </w:r>
      <w:proofErr w:type="spellStart"/>
      <w:r>
        <w:rPr>
          <w:rFonts w:ascii="Segoe UI" w:hAnsi="Segoe UI" w:cs="Segoe UI"/>
          <w:sz w:val="21"/>
          <w:szCs w:val="21"/>
          <w:shd w:val="clear" w:color="auto" w:fill="FFFFFF"/>
        </w:rPr>
        <w:t>affida</w:t>
      </w:r>
      <w:proofErr w:type="spellEnd"/>
      <w:r>
        <w:rPr>
          <w:rFonts w:ascii="Segoe UI" w:hAnsi="Segoe UI" w:cs="Segoe UI"/>
          <w:sz w:val="21"/>
          <w:szCs w:val="21"/>
          <w:shd w:val="clear" w:color="auto" w:fill="FFFFFF"/>
        </w:rPr>
        <w:t xml:space="preserve"> ancora…”</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Crea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contesto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immediato</w:t>
      </w:r>
      <w:proofErr w:type="spellEnd"/>
      <w:r>
        <w:rPr>
          <w:rFonts w:ascii="Segoe UI" w:hAnsi="Segoe UI" w:cs="Segoe UI"/>
          <w:sz w:val="21"/>
          <w:szCs w:val="21"/>
          <w:shd w:val="clear" w:color="auto" w:fill="FFFFFF"/>
        </w:rPr>
        <w:t xml:space="preserve"> e </w:t>
      </w:r>
      <w:proofErr w:type="spellStart"/>
      <w:r>
        <w:rPr>
          <w:rFonts w:ascii="Segoe UI" w:hAnsi="Segoe UI" w:cs="Segoe UI"/>
          <w:sz w:val="21"/>
          <w:szCs w:val="21"/>
          <w:shd w:val="clear" w:color="auto" w:fill="FFFFFF"/>
        </w:rPr>
        <w:t>mostra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familiarità</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problema</w:t>
      </w:r>
      <w:proofErr w:type="spellEnd"/>
      <w:r>
        <w:rPr>
          <w:rFonts w:ascii="Segoe UI" w:hAnsi="Segoe UI" w:cs="Segoe UI"/>
          <w:sz w:val="21"/>
          <w:szCs w:val="21"/>
          <w:shd w:val="clear" w:color="auto" w:fill="FFFFFF"/>
        </w:rPr>
        <w:t xml:space="preserve">. Non </w:t>
      </w:r>
      <w:proofErr w:type="spellStart"/>
      <w:r>
        <w:rPr>
          <w:rFonts w:ascii="Segoe UI" w:hAnsi="Segoe UI" w:cs="Segoe UI"/>
          <w:sz w:val="21"/>
          <w:szCs w:val="21"/>
          <w:shd w:val="clear" w:color="auto" w:fill="FFFFFF"/>
        </w:rPr>
        <w:t>sembra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messaggio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generico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2. </w:t>
      </w:r>
      <w:proofErr w:type="spellStart"/>
      <w:r>
        <w:rPr>
          <w:rFonts w:ascii="Segoe UI" w:hAnsi="Segoe UI" w:cs="Segoe UI"/>
          <w:sz w:val="21"/>
          <w:szCs w:val="21"/>
          <w:shd w:val="clear" w:color="auto" w:fill="FFFFFF"/>
        </w:rPr>
        <w:t>Problema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condiviso</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“Non mi </w:t>
      </w:r>
      <w:proofErr w:type="spellStart"/>
      <w:r>
        <w:rPr>
          <w:rFonts w:ascii="Segoe UI" w:hAnsi="Segoe UI" w:cs="Segoe UI"/>
          <w:sz w:val="21"/>
          <w:szCs w:val="21"/>
          <w:shd w:val="clear" w:color="auto" w:fill="FFFFFF"/>
        </w:rPr>
        <w:t>ero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accorto</w:t>
      </w:r>
      <w:proofErr w:type="spellEnd"/>
      <w:r>
        <w:rPr>
          <w:rFonts w:ascii="Segoe UI" w:hAnsi="Segoe UI" w:cs="Segoe UI"/>
          <w:sz w:val="21"/>
          <w:szCs w:val="21"/>
          <w:shd w:val="clear" w:color="auto" w:fill="FFFFFF"/>
        </w:rPr>
        <w:t xml:space="preserve">… mi ha </w:t>
      </w:r>
      <w:proofErr w:type="spellStart"/>
      <w:r>
        <w:rPr>
          <w:rFonts w:ascii="Segoe UI" w:hAnsi="Segoe UI" w:cs="Segoe UI"/>
          <w:sz w:val="21"/>
          <w:szCs w:val="21"/>
          <w:shd w:val="clear" w:color="auto" w:fill="FFFFFF"/>
        </w:rPr>
        <w:t>superato</w:t>
      </w:r>
      <w:proofErr w:type="spellEnd"/>
      <w:r>
        <w:rPr>
          <w:rFonts w:ascii="Segoe UI" w:hAnsi="Segoe UI" w:cs="Segoe UI"/>
          <w:sz w:val="21"/>
          <w:szCs w:val="21"/>
          <w:shd w:val="clear" w:color="auto" w:fill="FFFFFF"/>
        </w:rPr>
        <w:t xml:space="preserve"> troppo </w:t>
      </w:r>
      <w:proofErr w:type="spellStart"/>
      <w:r>
        <w:rPr>
          <w:rFonts w:ascii="Segoe UI" w:hAnsi="Segoe UI" w:cs="Segoe UI"/>
          <w:sz w:val="21"/>
          <w:szCs w:val="21"/>
          <w:shd w:val="clear" w:color="auto" w:fill="FFFFFF"/>
        </w:rPr>
        <w:t>vicino</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Sono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problemi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reali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sentiti</w:t>
      </w:r>
      <w:proofErr w:type="spellEnd"/>
      <w:r>
        <w:rPr>
          <w:rFonts w:ascii="Segoe UI" w:hAnsi="Segoe UI" w:cs="Segoe UI"/>
          <w:sz w:val="21"/>
          <w:szCs w:val="21"/>
          <w:shd w:val="clear" w:color="auto" w:fill="FFFFFF"/>
        </w:rPr>
        <w:t>.</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Non </w:t>
      </w:r>
      <w:proofErr w:type="spellStart"/>
      <w:r>
        <w:rPr>
          <w:rFonts w:ascii="Segoe UI" w:hAnsi="Segoe UI" w:cs="Segoe UI"/>
          <w:sz w:val="21"/>
          <w:szCs w:val="21"/>
          <w:shd w:val="clear" w:color="auto" w:fill="FFFFFF"/>
        </w:rPr>
        <w:t>stai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cercando</w:t>
      </w:r>
      <w:proofErr w:type="spellEnd"/>
      <w:r>
        <w:rPr>
          <w:rFonts w:ascii="Segoe UI" w:hAnsi="Segoe UI" w:cs="Segoe UI"/>
          <w:sz w:val="21"/>
          <w:szCs w:val="21"/>
          <w:shd w:val="clear" w:color="auto" w:fill="FFFFFF"/>
        </w:rPr>
        <w:t xml:space="preserve"> di </w:t>
      </w:r>
      <w:proofErr w:type="spellStart"/>
      <w:r>
        <w:rPr>
          <w:rFonts w:ascii="Segoe UI" w:hAnsi="Segoe UI" w:cs="Segoe UI"/>
          <w:sz w:val="21"/>
          <w:szCs w:val="21"/>
          <w:shd w:val="clear" w:color="auto" w:fill="FFFFFF"/>
        </w:rPr>
        <w:t>convincere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stai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dimostrando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comprendi</w:t>
      </w:r>
      <w:proofErr w:type="spellEnd"/>
      <w:r>
        <w:rPr>
          <w:rFonts w:ascii="Segoe UI" w:hAnsi="Segoe UI" w:cs="Segoe UI"/>
          <w:sz w:val="21"/>
          <w:szCs w:val="21"/>
          <w:shd w:val="clear" w:color="auto" w:fill="FFFFFF"/>
        </w:rPr>
        <w:t xml:space="preserve"> e </w:t>
      </w:r>
      <w:proofErr w:type="spellStart"/>
      <w:r>
        <w:rPr>
          <w:rFonts w:ascii="Segoe UI" w:hAnsi="Segoe UI" w:cs="Segoe UI"/>
          <w:sz w:val="21"/>
          <w:szCs w:val="21"/>
          <w:shd w:val="clear" w:color="auto" w:fill="FFFFFF"/>
        </w:rPr>
        <w:t>quindi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certo</w:t>
      </w:r>
      <w:proofErr w:type="spellEnd"/>
      <w:r>
        <w:rPr>
          <w:rFonts w:ascii="Segoe UI" w:hAnsi="Segoe UI" w:cs="Segoe UI"/>
          <w:sz w:val="21"/>
          <w:szCs w:val="21"/>
          <w:shd w:val="clear" w:color="auto" w:fill="FFFFFF"/>
        </w:rPr>
        <w:t xml:space="preserve"> modo, </w:t>
      </w:r>
      <w:proofErr w:type="spellStart"/>
      <w:r>
        <w:rPr>
          <w:rFonts w:ascii="Segoe UI" w:hAnsi="Segoe UI" w:cs="Segoe UI"/>
          <w:sz w:val="21"/>
          <w:szCs w:val="21"/>
          <w:shd w:val="clear" w:color="auto" w:fill="FFFFFF"/>
        </w:rPr>
        <w:t>ascolti</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3.Soluzione </w:t>
      </w:r>
      <w:proofErr w:type="spellStart"/>
      <w:r>
        <w:rPr>
          <w:rFonts w:ascii="Segoe UI" w:hAnsi="Segoe UI" w:cs="Segoe UI"/>
          <w:sz w:val="21"/>
          <w:szCs w:val="21"/>
          <w:shd w:val="clear" w:color="auto" w:fill="FFFFFF"/>
        </w:rPr>
        <w:t>specifica</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“Chi </w:t>
      </w:r>
      <w:proofErr w:type="spellStart"/>
      <w:r>
        <w:rPr>
          <w:rFonts w:ascii="Segoe UI" w:hAnsi="Segoe UI" w:cs="Segoe UI"/>
          <w:sz w:val="21"/>
          <w:szCs w:val="21"/>
          <w:shd w:val="clear" w:color="auto" w:fill="FFFFFF"/>
        </w:rPr>
        <w:t>usa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il</w:t>
      </w:r>
      <w:proofErr w:type="spellEnd"/>
      <w:r>
        <w:rPr>
          <w:rFonts w:ascii="Segoe UI" w:hAnsi="Segoe UI" w:cs="Segoe UI"/>
          <w:sz w:val="21"/>
          <w:szCs w:val="21"/>
          <w:shd w:val="clear" w:color="auto" w:fill="FFFFFF"/>
        </w:rPr>
        <w:t xml:space="preserve"> Garmin Varia </w:t>
      </w:r>
      <w:proofErr w:type="spellStart"/>
      <w:r>
        <w:rPr>
          <w:rFonts w:ascii="Segoe UI" w:hAnsi="Segoe UI" w:cs="Segoe UI"/>
          <w:sz w:val="21"/>
          <w:szCs w:val="21"/>
          <w:shd w:val="clear" w:color="auto" w:fill="FFFFFF"/>
        </w:rPr>
        <w:t>racconta</w:t>
      </w:r>
      <w:proofErr w:type="spellEnd"/>
      <w:r>
        <w:rPr>
          <w:rFonts w:ascii="Segoe UI" w:hAnsi="Segoe UI" w:cs="Segoe UI"/>
          <w:sz w:val="21"/>
          <w:szCs w:val="21"/>
          <w:shd w:val="clear" w:color="auto" w:fill="FFFFFF"/>
        </w:rPr>
        <w:t xml:space="preserve"> tutta </w:t>
      </w:r>
      <w:proofErr w:type="spellStart"/>
      <w:r>
        <w:rPr>
          <w:rFonts w:ascii="Segoe UI" w:hAnsi="Segoe UI" w:cs="Segoe UI"/>
          <w:sz w:val="21"/>
          <w:szCs w:val="21"/>
          <w:shd w:val="clear" w:color="auto" w:fill="FFFFFF"/>
        </w:rPr>
        <w:t>un’altra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storia</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Niente </w:t>
      </w:r>
      <w:proofErr w:type="spellStart"/>
      <w:r>
        <w:rPr>
          <w:rFonts w:ascii="Segoe UI" w:hAnsi="Segoe UI" w:cs="Segoe UI"/>
          <w:sz w:val="21"/>
          <w:szCs w:val="21"/>
          <w:shd w:val="clear" w:color="auto" w:fill="FFFFFF"/>
        </w:rPr>
        <w:t>iperboli</w:t>
      </w:r>
      <w:proofErr w:type="spellEnd"/>
      <w:r>
        <w:rPr>
          <w:rFonts w:ascii="Segoe UI" w:hAnsi="Segoe UI" w:cs="Segoe UI"/>
          <w:sz w:val="21"/>
          <w:szCs w:val="21"/>
          <w:shd w:val="clear" w:color="auto" w:fill="FFFFFF"/>
        </w:rPr>
        <w:t xml:space="preserve">. Solo </w:t>
      </w:r>
      <w:proofErr w:type="spellStart"/>
      <w:r>
        <w:rPr>
          <w:rFonts w:ascii="Segoe UI" w:hAnsi="Segoe UI" w:cs="Segoe UI"/>
          <w:sz w:val="21"/>
          <w:szCs w:val="21"/>
          <w:shd w:val="clear" w:color="auto" w:fill="FFFFFF"/>
        </w:rPr>
        <w:t>una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soluzione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concreta</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problema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comune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4. </w:t>
      </w:r>
      <w:proofErr w:type="spellStart"/>
      <w:r>
        <w:rPr>
          <w:rFonts w:ascii="Segoe UI" w:hAnsi="Segoe UI" w:cs="Segoe UI"/>
          <w:sz w:val="21"/>
          <w:szCs w:val="21"/>
          <w:shd w:val="clear" w:color="auto" w:fill="FFFFFF"/>
        </w:rPr>
        <w:t>Abbassamento</w:t>
      </w:r>
      <w:proofErr w:type="spellEnd"/>
      <w:r>
        <w:rPr>
          <w:rFonts w:ascii="Segoe UI" w:hAnsi="Segoe UI" w:cs="Segoe UI"/>
          <w:sz w:val="21"/>
          <w:szCs w:val="21"/>
          <w:shd w:val="clear" w:color="auto" w:fill="FFFFFF"/>
        </w:rPr>
        <w:t xml:space="preserve"> del </w:t>
      </w:r>
      <w:proofErr w:type="spellStart"/>
      <w:r>
        <w:rPr>
          <w:rFonts w:ascii="Segoe UI" w:hAnsi="Segoe UI" w:cs="Segoe UI"/>
          <w:sz w:val="21"/>
          <w:szCs w:val="21"/>
          <w:shd w:val="clear" w:color="auto" w:fill="FFFFFF"/>
        </w:rPr>
        <w:t>rischio</w:t>
      </w:r>
      <w:proofErr w:type="spellEnd"/>
      <w:r>
        <w:rPr>
          <w:rFonts w:ascii="Segoe UI" w:hAnsi="Segoe UI" w:cs="Segoe UI"/>
          <w:sz w:val="21"/>
          <w:szCs w:val="21"/>
          <w:bdr w:val="none" w:sz="0" w:space="0" w:color="auto" w:frame="1"/>
        </w:rPr>
        <w:br/>
      </w:r>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Nessun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abbonamento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Nessuna</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distrazione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Fonts w:ascii="Segoe UI" w:hAnsi="Segoe UI" w:cs="Segoe UI"/>
          <w:sz w:val="21"/>
          <w:szCs w:val="21"/>
          <w:shd w:val="clear" w:color="auto" w:fill="FFFFFF"/>
        </w:rPr>
        <w:t>Smonta</w:t>
      </w:r>
      <w:proofErr w:type="spellEnd"/>
      <w:r>
        <w:rPr>
          <w:rFonts w:ascii="Segoe UI" w:hAnsi="Segoe UI" w:cs="Segoe UI"/>
          <w:sz w:val="21"/>
          <w:szCs w:val="21"/>
          <w:shd w:val="clear" w:color="auto" w:fill="FFFFFF"/>
        </w:rPr>
        <w:t xml:space="preserve"> subito le </w:t>
      </w:r>
      <w:proofErr w:type="spellStart"/>
      <w:r>
        <w:rPr>
          <w:rFonts w:ascii="Segoe UI" w:hAnsi="Segoe UI" w:cs="Segoe UI"/>
          <w:sz w:val="21"/>
          <w:szCs w:val="21"/>
          <w:shd w:val="clear" w:color="auto" w:fill="FFFFFF"/>
        </w:rPr>
        <w:t>obiezioni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principali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costi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nascosti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complessità</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5. </w:t>
      </w:r>
      <w:proofErr w:type="spellStart"/>
      <w:r>
        <w:rPr>
          <w:rFonts w:ascii="Segoe UI" w:hAnsi="Segoe UI" w:cs="Segoe UI"/>
          <w:sz w:val="21"/>
          <w:szCs w:val="21"/>
          <w:shd w:val="clear" w:color="auto" w:fill="FFFFFF"/>
        </w:rPr>
        <w:t>Conversazione</w:t>
      </w:r>
      <w:proofErr w:type="spellEnd"/>
      <w:r>
        <w:rPr>
          <w:rFonts w:ascii="Segoe UI" w:hAnsi="Segoe UI" w:cs="Segoe UI"/>
          <w:sz w:val="21"/>
          <w:szCs w:val="21"/>
          <w:shd w:val="clear" w:color="auto" w:fill="FFFFFF"/>
        </w:rPr>
        <w:t xml:space="preserve">, non </w:t>
      </w:r>
      <w:proofErr w:type="spellStart"/>
      <w:r>
        <w:rPr>
          <w:rFonts w:ascii="Segoe UI" w:hAnsi="Segoe UI" w:cs="Segoe UI"/>
          <w:sz w:val="21"/>
          <w:szCs w:val="21"/>
          <w:shd w:val="clear" w:color="auto" w:fill="FFFFFF"/>
        </w:rPr>
        <w:t>vendita</w:t>
      </w:r>
      <w:proofErr w:type="spellEnd"/>
      <w:r>
        <w:rPr>
          <w:rFonts w:ascii="Segoe UI" w:hAnsi="Segoe UI" w:cs="Segoe UI"/>
          <w:sz w:val="21"/>
          <w:szCs w:val="21"/>
          <w:bdr w:val="none" w:sz="0" w:space="0" w:color="auto" w:frame="1"/>
        </w:rPr>
        <w:br/>
      </w:r>
      <w:r>
        <w:rPr>
          <w:rFonts w:ascii="Segoe UI" w:hAnsi="Segoe UI" w:cs="Segoe UI"/>
          <w:sz w:val="21"/>
          <w:szCs w:val="21"/>
          <w:shd w:val="clear" w:color="auto" w:fill="FFFFFF"/>
        </w:rPr>
        <w:t>“</w:t>
      </w:r>
      <w:proofErr w:type="spellStart"/>
      <w:r>
        <w:rPr>
          <w:rFonts w:ascii="Segoe UI" w:hAnsi="Segoe UI" w:cs="Segoe UI"/>
          <w:sz w:val="21"/>
          <w:szCs w:val="21"/>
          <w:shd w:val="clear" w:color="auto" w:fill="FFFFFF"/>
        </w:rPr>
        <w:t>Ci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sono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condizioni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cui</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prenderesti</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considerazione</w:t>
      </w:r>
      <w:proofErr w:type="spellEnd"/>
      <w:r>
        <w:rPr>
          <w:rFonts w:ascii="Segoe UI" w:hAnsi="Segoe UI" w:cs="Segoe UI"/>
          <w:sz w:val="21"/>
          <w:szCs w:val="21"/>
          <w:shd w:val="clear" w:color="auto" w:fill="FFFFFF"/>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Fonts w:ascii="Segoe UI" w:hAnsi="Segoe UI" w:cs="Segoe UI"/>
          <w:sz w:val="21"/>
          <w:szCs w:val="21"/>
          <w:shd w:val="clear" w:color="auto" w:fill="FFFFFF"/>
        </w:rPr>
        <w:t xml:space="preserve">Non è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pitch. È </w:t>
      </w:r>
      <w:proofErr w:type="spellStart"/>
      <w:r>
        <w:rPr>
          <w:rFonts w:ascii="Segoe UI" w:hAnsi="Segoe UI" w:cs="Segoe UI"/>
          <w:sz w:val="21"/>
          <w:szCs w:val="21"/>
          <w:shd w:val="clear" w:color="auto" w:fill="FFFFFF"/>
        </w:rPr>
        <w:t>un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invito</w:t>
      </w:r>
      <w:proofErr w:type="spellEnd"/>
      <w:r>
        <w:rPr>
          <w:rFonts w:ascii="Segoe UI" w:hAnsi="Segoe UI" w:cs="Segoe UI"/>
          <w:sz w:val="21"/>
          <w:szCs w:val="21"/>
          <w:shd w:val="clear" w:color="auto" w:fill="FFFFFF"/>
        </w:rPr>
        <w:t xml:space="preserve"> al </w:t>
      </w:r>
      <w:proofErr w:type="spellStart"/>
      <w:r>
        <w:rPr>
          <w:rFonts w:ascii="Segoe UI" w:hAnsi="Segoe UI" w:cs="Segoe UI"/>
          <w:sz w:val="21"/>
          <w:szCs w:val="21"/>
          <w:shd w:val="clear" w:color="auto" w:fill="FFFFFF"/>
        </w:rPr>
        <w:t>dialogo</w:t>
      </w:r>
      <w:proofErr w:type="spellEnd"/>
      <w:r>
        <w:rPr>
          <w:rFonts w:ascii="Segoe UI" w:hAnsi="Segoe UI" w:cs="Segoe UI"/>
          <w:sz w:val="21"/>
          <w:szCs w:val="21"/>
          <w:shd w:val="clear" w:color="auto" w:fill="FFFFFF"/>
        </w:rPr>
        <w:t xml:space="preserve">. E </w:t>
      </w:r>
      <w:proofErr w:type="spellStart"/>
      <w:r>
        <w:rPr>
          <w:rFonts w:ascii="Segoe UI" w:hAnsi="Segoe UI" w:cs="Segoe UI"/>
          <w:sz w:val="21"/>
          <w:szCs w:val="21"/>
          <w:shd w:val="clear" w:color="auto" w:fill="FFFFFF"/>
        </w:rPr>
        <w:t>questo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fa</w:t>
      </w:r>
      <w:proofErr w:type="spellEnd"/>
      <w:r>
        <w:rPr>
          <w:rFonts w:ascii="Segoe UI" w:hAnsi="Segoe UI" w:cs="Segoe UI"/>
          <w:sz w:val="21"/>
          <w:szCs w:val="21"/>
          <w:shd w:val="clear" w:color="auto" w:fill="FFFFFF"/>
        </w:rPr>
        <w:t xml:space="preserve"> tutta la </w:t>
      </w:r>
      <w:proofErr w:type="spellStart"/>
      <w:r>
        <w:rPr>
          <w:rFonts w:ascii="Segoe UI" w:hAnsi="Segoe UI" w:cs="Segoe UI"/>
          <w:sz w:val="21"/>
          <w:szCs w:val="21"/>
          <w:shd w:val="clear" w:color="auto" w:fill="FFFFFF"/>
        </w:rPr>
        <w:t>differenza</w:t>
      </w:r>
      <w:proofErr w:type="spellEnd"/>
      <w:r>
        <w:rPr>
          <w:rFonts w:ascii="Segoe UI" w:hAnsi="Segoe UI" w:cs="Segoe UI"/>
          <w:sz w:val="21"/>
          <w:szCs w:val="21"/>
          <w:shd w:val="clear" w:color="auto" w:fill="FFFFFF"/>
        </w:rPr>
        <w:t>.</w:t>
      </w:r>
    </w:p>
    <w:p w14:paraId="3422E7C8" w14:textId="3A22C058" w:rsidR="00545654" w:rsidRDefault="00545654" w:rsidP="00545654">
      <w:pPr>
        <w:pBdr>
          <w:bottom w:val="single" w:sz="12" w:space="1" w:color="auto"/>
        </w:pBdr>
        <w:tabs>
          <w:tab w:val="left" w:pos="2145"/>
        </w:tabs>
        <w:rPr>
          <w:rFonts w:ascii="Segoe UI" w:hAnsi="Segoe UI" w:cs="Segoe UI"/>
          <w:sz w:val="21"/>
          <w:szCs w:val="21"/>
          <w:shd w:val="clear" w:color="auto" w:fill="FFFFFF"/>
        </w:rPr>
      </w:pPr>
    </w:p>
    <w:p w14:paraId="69A0726D" w14:textId="1C025367" w:rsidR="00545654" w:rsidRDefault="00545654" w:rsidP="00545654">
      <w:pPr>
        <w:tabs>
          <w:tab w:val="left" w:pos="2145"/>
        </w:tabs>
        <w:rPr>
          <w:rFonts w:ascii="Segoe UI" w:hAnsi="Segoe UI" w:cs="Segoe UI"/>
          <w:sz w:val="21"/>
          <w:szCs w:val="21"/>
          <w:shd w:val="clear" w:color="auto" w:fill="FFFFFF"/>
        </w:rPr>
      </w:pPr>
    </w:p>
    <w:p w14:paraId="204653DD" w14:textId="450BF6AA" w:rsidR="00C20D50" w:rsidRDefault="00C20D50" w:rsidP="00545654">
      <w:pPr>
        <w:tabs>
          <w:tab w:val="left" w:pos="2145"/>
        </w:tabs>
        <w:rPr>
          <w:rFonts w:ascii="Segoe UI" w:hAnsi="Segoe UI" w:cs="Segoe UI"/>
          <w:sz w:val="21"/>
          <w:szCs w:val="21"/>
          <w:shd w:val="clear" w:color="auto" w:fill="FFFFFF"/>
        </w:rPr>
      </w:pPr>
    </w:p>
    <w:p w14:paraId="7702A621" w14:textId="3BAC400B" w:rsidR="00C20D50" w:rsidRDefault="00C20D50" w:rsidP="00545654">
      <w:pPr>
        <w:tabs>
          <w:tab w:val="left" w:pos="2145"/>
        </w:tabs>
        <w:rPr>
          <w:rFonts w:ascii="Segoe UI" w:hAnsi="Segoe UI" w:cs="Segoe UI"/>
          <w:sz w:val="21"/>
          <w:szCs w:val="21"/>
          <w:shd w:val="clear" w:color="auto" w:fill="FFFFFF"/>
        </w:rPr>
      </w:pPr>
    </w:p>
    <w:p w14:paraId="5A21A9CE" w14:textId="587C2C6F" w:rsidR="00C20D50" w:rsidRDefault="00C20D50" w:rsidP="00545654">
      <w:pPr>
        <w:tabs>
          <w:tab w:val="left" w:pos="2145"/>
        </w:tabs>
        <w:rPr>
          <w:rFonts w:ascii="Segoe UI" w:hAnsi="Segoe UI" w:cs="Segoe UI"/>
          <w:sz w:val="21"/>
          <w:szCs w:val="21"/>
          <w:shd w:val="clear" w:color="auto" w:fill="FFFFFF"/>
        </w:rPr>
      </w:pPr>
    </w:p>
    <w:p w14:paraId="2EC18E0B" w14:textId="52730F2A" w:rsidR="00C20D50" w:rsidRDefault="00C20D50" w:rsidP="00545654">
      <w:pPr>
        <w:tabs>
          <w:tab w:val="left" w:pos="2145"/>
        </w:tabs>
        <w:rPr>
          <w:rFonts w:ascii="Segoe UI" w:hAnsi="Segoe UI" w:cs="Segoe UI"/>
          <w:sz w:val="21"/>
          <w:szCs w:val="21"/>
          <w:shd w:val="clear" w:color="auto" w:fill="FFFFFF"/>
        </w:rPr>
      </w:pPr>
    </w:p>
    <w:p w14:paraId="2319AFED" w14:textId="2B7EDFA1" w:rsidR="00C20D50" w:rsidRDefault="00C20D50" w:rsidP="00545654">
      <w:pPr>
        <w:tabs>
          <w:tab w:val="left" w:pos="2145"/>
        </w:tabs>
        <w:rPr>
          <w:rFonts w:ascii="Segoe UI" w:hAnsi="Segoe UI" w:cs="Segoe UI"/>
          <w:sz w:val="21"/>
          <w:szCs w:val="21"/>
          <w:shd w:val="clear" w:color="auto" w:fill="FFFFFF"/>
        </w:rPr>
      </w:pPr>
    </w:p>
    <w:p w14:paraId="3D55F6BC" w14:textId="25E75C92" w:rsidR="00C20D50" w:rsidRDefault="00C20D50" w:rsidP="00545654">
      <w:pPr>
        <w:tabs>
          <w:tab w:val="left" w:pos="2145"/>
        </w:tabs>
        <w:rPr>
          <w:rFonts w:ascii="Segoe UI" w:hAnsi="Segoe UI" w:cs="Segoe UI"/>
          <w:sz w:val="21"/>
          <w:szCs w:val="21"/>
          <w:shd w:val="clear" w:color="auto" w:fill="FFFFFF"/>
        </w:rPr>
      </w:pPr>
    </w:p>
    <w:p w14:paraId="37D71173" w14:textId="77777777" w:rsidR="00C20D50" w:rsidRDefault="00C20D50" w:rsidP="00545654">
      <w:pPr>
        <w:tabs>
          <w:tab w:val="left" w:pos="2145"/>
        </w:tabs>
        <w:rPr>
          <w:rFonts w:ascii="Segoe UI" w:hAnsi="Segoe UI" w:cs="Segoe UI"/>
          <w:sz w:val="21"/>
          <w:szCs w:val="21"/>
          <w:shd w:val="clear" w:color="auto" w:fill="FFFFFF"/>
        </w:rPr>
      </w:pPr>
    </w:p>
    <w:p w14:paraId="40C8AAD1" w14:textId="13BA0A6D" w:rsidR="00545654" w:rsidRDefault="00545654" w:rsidP="00545654">
      <w:pPr>
        <w:tabs>
          <w:tab w:val="left" w:pos="2145"/>
        </w:tabs>
        <w:rPr>
          <w:rFonts w:ascii="Segoe UI" w:hAnsi="Segoe UI" w:cs="Segoe UI"/>
          <w:color w:val="292A2E"/>
          <w:spacing w:val="-3"/>
          <w:sz w:val="36"/>
          <w:szCs w:val="36"/>
          <w:shd w:val="clear" w:color="auto" w:fill="F8F8F8"/>
        </w:rPr>
      </w:pPr>
      <w:r>
        <w:rPr>
          <w:rFonts w:ascii="Segoe UI" w:hAnsi="Segoe UI" w:cs="Segoe UI"/>
          <w:color w:val="292A2E"/>
          <w:spacing w:val="-3"/>
          <w:sz w:val="36"/>
          <w:szCs w:val="36"/>
          <w:shd w:val="clear" w:color="auto" w:fill="F8F8F8"/>
        </w:rPr>
        <w:lastRenderedPageBreak/>
        <w:t xml:space="preserve">5/14/25 The 60-Minute LinkedIn Pipeline </w:t>
      </w:r>
      <w:proofErr w:type="spellStart"/>
      <w:r>
        <w:rPr>
          <w:rFonts w:ascii="Segoe UI" w:hAnsi="Segoe UI" w:cs="Segoe UI"/>
          <w:color w:val="292A2E"/>
          <w:spacing w:val="-3"/>
          <w:sz w:val="36"/>
          <w:szCs w:val="36"/>
          <w:shd w:val="clear" w:color="auto" w:fill="F8F8F8"/>
        </w:rPr>
        <w:t>Blueprint</w:t>
      </w:r>
      <w:proofErr w:type="spellEnd"/>
    </w:p>
    <w:p w14:paraId="632EC43F" w14:textId="3972154F" w:rsidR="00545654" w:rsidRDefault="00154294" w:rsidP="00545654">
      <w:pPr>
        <w:tabs>
          <w:tab w:val="left" w:pos="2145"/>
        </w:tabs>
        <w:rPr>
          <w:rFonts w:ascii="Segoe UI" w:hAnsi="Segoe UI" w:cs="Segoe UI"/>
          <w:sz w:val="21"/>
          <w:szCs w:val="21"/>
        </w:rPr>
      </w:pPr>
      <w:hyperlink r:id="rId30" w:history="1">
        <w:r w:rsidR="00545654" w:rsidRPr="007E6AE7">
          <w:rPr>
            <w:rStyle w:val="Hyperlink"/>
            <w:rFonts w:ascii="Segoe UI" w:hAnsi="Segoe UI" w:cs="Segoe UI"/>
            <w:sz w:val="21"/>
            <w:szCs w:val="21"/>
          </w:rPr>
          <w:t>https://www.loom.com/share/1916eb7fa655404baf5c8cab25cc7c0d</w:t>
        </w:r>
      </w:hyperlink>
    </w:p>
    <w:p w14:paraId="15541A3D" w14:textId="6FB05477" w:rsidR="00545654" w:rsidRDefault="00C20D50" w:rsidP="00545654">
      <w:pPr>
        <w:tabs>
          <w:tab w:val="left" w:pos="2145"/>
        </w:tabs>
        <w:rPr>
          <w:rFonts w:ascii="Segoe UI" w:hAnsi="Segoe UI" w:cs="Segoe UI"/>
          <w:sz w:val="21"/>
          <w:szCs w:val="21"/>
        </w:rPr>
      </w:pPr>
      <w:r>
        <w:rPr>
          <w:rFonts w:ascii="Segoe UI" w:hAnsi="Segoe UI" w:cs="Segoe UI"/>
          <w:sz w:val="21"/>
          <w:szCs w:val="21"/>
        </w:rPr>
        <w:t xml:space="preserve">social </w:t>
      </w:r>
      <w:proofErr w:type="spellStart"/>
      <w:r>
        <w:rPr>
          <w:rFonts w:ascii="Segoe UI" w:hAnsi="Segoe UI" w:cs="Segoe UI"/>
          <w:sz w:val="21"/>
          <w:szCs w:val="21"/>
        </w:rPr>
        <w:t>selling</w:t>
      </w:r>
      <w:proofErr w:type="spellEnd"/>
      <w:r>
        <w:rPr>
          <w:rFonts w:ascii="Segoe UI" w:hAnsi="Segoe UI" w:cs="Segoe UI"/>
          <w:sz w:val="21"/>
          <w:szCs w:val="21"/>
        </w:rPr>
        <w:t xml:space="preserve"> </w:t>
      </w:r>
      <w:r w:rsidRPr="00C20D50">
        <w:rPr>
          <w:rFonts w:ascii="Segoe UI" w:hAnsi="Segoe UI" w:cs="Segoe UI"/>
          <w:sz w:val="21"/>
          <w:szCs w:val="21"/>
        </w:rPr>
        <w:sym w:font="Wingdings" w:char="F0E0"/>
      </w:r>
      <w:r>
        <w:rPr>
          <w:rFonts w:ascii="Segoe UI" w:hAnsi="Segoe UI" w:cs="Segoe UI"/>
          <w:sz w:val="21"/>
          <w:szCs w:val="21"/>
        </w:rPr>
        <w:t xml:space="preserve"> </w:t>
      </w:r>
      <w:proofErr w:type="spellStart"/>
      <w:r>
        <w:rPr>
          <w:rFonts w:ascii="Segoe UI" w:hAnsi="Segoe UI" w:cs="Segoe UI"/>
          <w:sz w:val="21"/>
          <w:szCs w:val="21"/>
        </w:rPr>
        <w:t>staying</w:t>
      </w:r>
      <w:proofErr w:type="spellEnd"/>
      <w:r>
        <w:rPr>
          <w:rFonts w:ascii="Segoe UI" w:hAnsi="Segoe UI" w:cs="Segoe UI"/>
          <w:sz w:val="21"/>
          <w:szCs w:val="21"/>
        </w:rPr>
        <w:t xml:space="preserve"> </w:t>
      </w:r>
      <w:proofErr w:type="spellStart"/>
      <w:r>
        <w:rPr>
          <w:rFonts w:ascii="Segoe UI" w:hAnsi="Segoe UI" w:cs="Segoe UI"/>
          <w:sz w:val="21"/>
          <w:szCs w:val="21"/>
        </w:rPr>
        <w:t>top</w:t>
      </w:r>
      <w:proofErr w:type="spellEnd"/>
      <w:r>
        <w:rPr>
          <w:rFonts w:ascii="Segoe UI" w:hAnsi="Segoe UI" w:cs="Segoe UI"/>
          <w:sz w:val="21"/>
          <w:szCs w:val="21"/>
        </w:rPr>
        <w:t xml:space="preserve"> </w:t>
      </w:r>
      <w:proofErr w:type="spellStart"/>
      <w:r>
        <w:rPr>
          <w:rFonts w:ascii="Segoe UI" w:hAnsi="Segoe UI" w:cs="Segoe UI"/>
          <w:sz w:val="21"/>
          <w:szCs w:val="21"/>
        </w:rPr>
        <w:t>of</w:t>
      </w:r>
      <w:proofErr w:type="spellEnd"/>
      <w:r>
        <w:rPr>
          <w:rFonts w:ascii="Segoe UI" w:hAnsi="Segoe UI" w:cs="Segoe UI"/>
          <w:sz w:val="21"/>
          <w:szCs w:val="21"/>
        </w:rPr>
        <w:t xml:space="preserve"> </w:t>
      </w:r>
      <w:proofErr w:type="spellStart"/>
      <w:r>
        <w:rPr>
          <w:rFonts w:ascii="Segoe UI" w:hAnsi="Segoe UI" w:cs="Segoe UI"/>
          <w:sz w:val="21"/>
          <w:szCs w:val="21"/>
        </w:rPr>
        <w:t>mind</w:t>
      </w:r>
      <w:proofErr w:type="spellEnd"/>
    </w:p>
    <w:p w14:paraId="39AAE3CE" w14:textId="38AB6B9F" w:rsidR="00C20D50" w:rsidRDefault="00C20D50" w:rsidP="00545654">
      <w:pPr>
        <w:tabs>
          <w:tab w:val="left" w:pos="2145"/>
        </w:tabs>
        <w:rPr>
          <w:rFonts w:ascii="Segoe UI" w:hAnsi="Segoe UI" w:cs="Segoe UI"/>
          <w:sz w:val="21"/>
          <w:szCs w:val="21"/>
        </w:rPr>
      </w:pPr>
      <w:r w:rsidRPr="00C20D50">
        <w:rPr>
          <w:rFonts w:ascii="Segoe UI" w:hAnsi="Segoe UI" w:cs="Segoe UI"/>
          <w:noProof/>
          <w:sz w:val="21"/>
          <w:szCs w:val="21"/>
        </w:rPr>
        <w:drawing>
          <wp:inline distT="0" distB="0" distL="0" distR="0" wp14:anchorId="73BD7752" wp14:editId="46328AC4">
            <wp:extent cx="5731510" cy="31102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0230"/>
                    </a:xfrm>
                    <a:prstGeom prst="rect">
                      <a:avLst/>
                    </a:prstGeom>
                  </pic:spPr>
                </pic:pic>
              </a:graphicData>
            </a:graphic>
          </wp:inline>
        </w:drawing>
      </w:r>
    </w:p>
    <w:p w14:paraId="24B367C1" w14:textId="11A01DB3" w:rsidR="00E77AA3" w:rsidRDefault="00E77AA3" w:rsidP="00545654">
      <w:pPr>
        <w:tabs>
          <w:tab w:val="left" w:pos="2145"/>
        </w:tabs>
        <w:rPr>
          <w:rFonts w:ascii="Segoe UI" w:hAnsi="Segoe UI" w:cs="Segoe UI"/>
          <w:sz w:val="21"/>
          <w:szCs w:val="21"/>
        </w:rPr>
      </w:pPr>
    </w:p>
    <w:p w14:paraId="46A0138D" w14:textId="22C63D7D" w:rsidR="00E77AA3" w:rsidRPr="009E177E" w:rsidRDefault="00CC390F" w:rsidP="009E177E">
      <w:pPr>
        <w:pStyle w:val="ListParagraph"/>
        <w:numPr>
          <w:ilvl w:val="0"/>
          <w:numId w:val="4"/>
        </w:numPr>
        <w:tabs>
          <w:tab w:val="left" w:pos="2145"/>
        </w:tabs>
        <w:rPr>
          <w:rFonts w:ascii="Segoe UI" w:hAnsi="Segoe UI" w:cs="Segoe UI"/>
          <w:sz w:val="21"/>
          <w:szCs w:val="21"/>
        </w:rPr>
      </w:pPr>
      <w:r w:rsidRPr="009E177E">
        <w:rPr>
          <w:rFonts w:ascii="Segoe UI" w:hAnsi="Segoe UI" w:cs="Segoe UI"/>
          <w:sz w:val="21"/>
          <w:szCs w:val="21"/>
        </w:rPr>
        <w:t>Video DM</w:t>
      </w:r>
    </w:p>
    <w:p w14:paraId="763F3E0D" w14:textId="37337491" w:rsidR="009E177E" w:rsidRDefault="009E177E" w:rsidP="00545654">
      <w:pPr>
        <w:tabs>
          <w:tab w:val="left" w:pos="2145"/>
        </w:tabs>
        <w:rPr>
          <w:rFonts w:ascii="Segoe UI" w:hAnsi="Segoe UI" w:cs="Segoe UI"/>
          <w:sz w:val="21"/>
          <w:szCs w:val="21"/>
        </w:rPr>
      </w:pPr>
      <w:r w:rsidRPr="009E177E">
        <w:rPr>
          <w:rFonts w:ascii="Segoe UI" w:hAnsi="Segoe UI" w:cs="Segoe UI"/>
          <w:noProof/>
          <w:sz w:val="21"/>
          <w:szCs w:val="21"/>
        </w:rPr>
        <w:drawing>
          <wp:inline distT="0" distB="0" distL="0" distR="0" wp14:anchorId="53412C4D" wp14:editId="22B009BA">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4175"/>
                    </a:xfrm>
                    <a:prstGeom prst="rect">
                      <a:avLst/>
                    </a:prstGeom>
                  </pic:spPr>
                </pic:pic>
              </a:graphicData>
            </a:graphic>
          </wp:inline>
        </w:drawing>
      </w:r>
    </w:p>
    <w:p w14:paraId="4C0BC1CE" w14:textId="7A16E196" w:rsidR="005D6E00" w:rsidRDefault="005D6E00" w:rsidP="005D6E00">
      <w:pPr>
        <w:rPr>
          <w:rFonts w:ascii="Segoe UI" w:hAnsi="Segoe UI" w:cs="Segoe UI"/>
          <w:sz w:val="21"/>
          <w:szCs w:val="21"/>
        </w:rPr>
      </w:pPr>
    </w:p>
    <w:p w14:paraId="5AD92AF5" w14:textId="558E4017" w:rsidR="005D6E00" w:rsidRDefault="005D6E00" w:rsidP="005D6E00">
      <w:pPr>
        <w:tabs>
          <w:tab w:val="left" w:pos="1240"/>
        </w:tabs>
        <w:rPr>
          <w:rFonts w:ascii="Segoe UI" w:hAnsi="Segoe UI" w:cs="Segoe UI"/>
          <w:sz w:val="21"/>
          <w:szCs w:val="21"/>
        </w:rPr>
      </w:pPr>
      <w:r>
        <w:rPr>
          <w:rFonts w:ascii="Segoe UI" w:hAnsi="Segoe UI" w:cs="Segoe UI"/>
          <w:sz w:val="21"/>
          <w:szCs w:val="21"/>
        </w:rPr>
        <w:tab/>
      </w:r>
    </w:p>
    <w:p w14:paraId="4D3D897F" w14:textId="4CD0B07E" w:rsidR="005D6E00" w:rsidRDefault="005D6E00" w:rsidP="005D6E00">
      <w:pPr>
        <w:tabs>
          <w:tab w:val="left" w:pos="1240"/>
        </w:tabs>
        <w:rPr>
          <w:rFonts w:ascii="Segoe UI" w:hAnsi="Segoe UI" w:cs="Segoe UI"/>
          <w:sz w:val="21"/>
          <w:szCs w:val="21"/>
        </w:rPr>
      </w:pPr>
    </w:p>
    <w:p w14:paraId="7D0FA610" w14:textId="02176CCE" w:rsidR="005D6E00" w:rsidRDefault="005D6E00" w:rsidP="005D6E00">
      <w:pPr>
        <w:tabs>
          <w:tab w:val="left" w:pos="1240"/>
        </w:tabs>
        <w:rPr>
          <w:rFonts w:ascii="Segoe UI" w:hAnsi="Segoe UI" w:cs="Segoe UI"/>
          <w:sz w:val="21"/>
          <w:szCs w:val="21"/>
        </w:rPr>
      </w:pPr>
      <w:r w:rsidRPr="005D6E00">
        <w:rPr>
          <w:rFonts w:ascii="Segoe UI" w:hAnsi="Segoe UI" w:cs="Segoe UI"/>
          <w:noProof/>
          <w:sz w:val="21"/>
          <w:szCs w:val="21"/>
        </w:rPr>
        <w:lastRenderedPageBreak/>
        <w:drawing>
          <wp:inline distT="0" distB="0" distL="0" distR="0" wp14:anchorId="5356FAC7" wp14:editId="27FF9DC9">
            <wp:extent cx="5731510" cy="29025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02585"/>
                    </a:xfrm>
                    <a:prstGeom prst="rect">
                      <a:avLst/>
                    </a:prstGeom>
                  </pic:spPr>
                </pic:pic>
              </a:graphicData>
            </a:graphic>
          </wp:inline>
        </w:drawing>
      </w:r>
    </w:p>
    <w:p w14:paraId="57B5DD12" w14:textId="76EEEB42" w:rsidR="00936217" w:rsidRDefault="00936217" w:rsidP="00936217">
      <w:pPr>
        <w:rPr>
          <w:rFonts w:ascii="Segoe UI" w:hAnsi="Segoe UI" w:cs="Segoe UI"/>
          <w:sz w:val="21"/>
          <w:szCs w:val="21"/>
        </w:rPr>
      </w:pPr>
    </w:p>
    <w:p w14:paraId="46C42D26" w14:textId="781D62B4" w:rsidR="00936217" w:rsidRDefault="00936217" w:rsidP="00936217">
      <w:pPr>
        <w:rPr>
          <w:rFonts w:ascii="Segoe UI" w:hAnsi="Segoe UI" w:cs="Segoe UI"/>
          <w:sz w:val="21"/>
          <w:szCs w:val="21"/>
        </w:rPr>
      </w:pPr>
      <w:r w:rsidRPr="00936217">
        <w:rPr>
          <w:rFonts w:ascii="Segoe UI" w:hAnsi="Segoe UI" w:cs="Segoe UI"/>
          <w:noProof/>
          <w:sz w:val="21"/>
          <w:szCs w:val="21"/>
        </w:rPr>
        <w:drawing>
          <wp:inline distT="0" distB="0" distL="0" distR="0" wp14:anchorId="1320D71E" wp14:editId="20860770">
            <wp:extent cx="5731510" cy="3180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80080"/>
                    </a:xfrm>
                    <a:prstGeom prst="rect">
                      <a:avLst/>
                    </a:prstGeom>
                  </pic:spPr>
                </pic:pic>
              </a:graphicData>
            </a:graphic>
          </wp:inline>
        </w:drawing>
      </w:r>
    </w:p>
    <w:p w14:paraId="1A608D9A" w14:textId="05250A51" w:rsidR="00731054" w:rsidRDefault="00731054" w:rsidP="00731054">
      <w:pPr>
        <w:rPr>
          <w:rFonts w:ascii="Segoe UI" w:hAnsi="Segoe UI" w:cs="Segoe UI"/>
          <w:sz w:val="21"/>
          <w:szCs w:val="21"/>
        </w:rPr>
      </w:pPr>
    </w:p>
    <w:p w14:paraId="79096FD5" w14:textId="5C0B468D" w:rsidR="00731054" w:rsidRDefault="00AF0BF1" w:rsidP="00AF0BF1">
      <w:pPr>
        <w:pStyle w:val="ListParagraph"/>
        <w:numPr>
          <w:ilvl w:val="1"/>
          <w:numId w:val="7"/>
        </w:numPr>
        <w:rPr>
          <w:rFonts w:ascii="Segoe UI" w:hAnsi="Segoe UI" w:cs="Segoe UI"/>
          <w:sz w:val="21"/>
          <w:szCs w:val="21"/>
        </w:rPr>
      </w:pPr>
      <w:r>
        <w:rPr>
          <w:rFonts w:ascii="Segoe UI" w:hAnsi="Segoe UI" w:cs="Segoe UI"/>
          <w:sz w:val="21"/>
          <w:szCs w:val="21"/>
        </w:rPr>
        <w:t xml:space="preserve">Linkedin </w:t>
      </w:r>
      <w:proofErr w:type="spellStart"/>
      <w:r>
        <w:rPr>
          <w:rFonts w:ascii="Segoe UI" w:hAnsi="Segoe UI" w:cs="Segoe UI"/>
          <w:sz w:val="21"/>
          <w:szCs w:val="21"/>
        </w:rPr>
        <w:t>profile</w:t>
      </w:r>
      <w:proofErr w:type="spellEnd"/>
      <w:r>
        <w:rPr>
          <w:rFonts w:ascii="Segoe UI" w:hAnsi="Segoe UI" w:cs="Segoe UI"/>
          <w:sz w:val="21"/>
          <w:szCs w:val="21"/>
        </w:rPr>
        <w:t xml:space="preserve"> </w:t>
      </w:r>
      <w:proofErr w:type="spellStart"/>
      <w:r>
        <w:rPr>
          <w:rFonts w:ascii="Segoe UI" w:hAnsi="Segoe UI" w:cs="Segoe UI"/>
          <w:sz w:val="21"/>
          <w:szCs w:val="21"/>
        </w:rPr>
        <w:t>optimization</w:t>
      </w:r>
      <w:proofErr w:type="spellEnd"/>
    </w:p>
    <w:p w14:paraId="379E78B9" w14:textId="5F9E33B6" w:rsidR="00AF0BF1" w:rsidRDefault="0001400D" w:rsidP="00AF0BF1">
      <w:pPr>
        <w:pStyle w:val="ListParagraph"/>
        <w:numPr>
          <w:ilvl w:val="1"/>
          <w:numId w:val="7"/>
        </w:numPr>
        <w:rPr>
          <w:rFonts w:ascii="Segoe UI" w:hAnsi="Segoe UI" w:cs="Segoe UI"/>
          <w:sz w:val="21"/>
          <w:szCs w:val="21"/>
        </w:rPr>
      </w:pPr>
      <w:r>
        <w:rPr>
          <w:rFonts w:ascii="Segoe UI" w:hAnsi="Segoe UI" w:cs="Segoe UI"/>
          <w:sz w:val="21"/>
          <w:szCs w:val="21"/>
        </w:rPr>
        <w:t xml:space="preserve">Personal </w:t>
      </w:r>
      <w:proofErr w:type="spellStart"/>
      <w:r>
        <w:rPr>
          <w:rFonts w:ascii="Segoe UI" w:hAnsi="Segoe UI" w:cs="Segoe UI"/>
          <w:sz w:val="21"/>
          <w:szCs w:val="21"/>
        </w:rPr>
        <w:t>branding</w:t>
      </w:r>
      <w:proofErr w:type="spellEnd"/>
    </w:p>
    <w:p w14:paraId="5332AB73" w14:textId="695D064B" w:rsidR="0001400D" w:rsidRDefault="0001400D" w:rsidP="0001400D">
      <w:pPr>
        <w:pStyle w:val="ListParagraph"/>
        <w:numPr>
          <w:ilvl w:val="2"/>
          <w:numId w:val="7"/>
        </w:numPr>
        <w:rPr>
          <w:rFonts w:ascii="Segoe UI" w:hAnsi="Segoe UI" w:cs="Segoe UI"/>
          <w:sz w:val="21"/>
          <w:szCs w:val="21"/>
        </w:rPr>
      </w:pPr>
      <w:proofErr w:type="spellStart"/>
      <w:r>
        <w:rPr>
          <w:rFonts w:ascii="Segoe UI" w:hAnsi="Segoe UI" w:cs="Segoe UI"/>
          <w:sz w:val="21"/>
          <w:szCs w:val="21"/>
        </w:rPr>
        <w:t>Conent</w:t>
      </w:r>
      <w:proofErr w:type="spellEnd"/>
      <w:r>
        <w:rPr>
          <w:rFonts w:ascii="Segoe UI" w:hAnsi="Segoe UI" w:cs="Segoe UI"/>
          <w:sz w:val="21"/>
          <w:szCs w:val="21"/>
        </w:rPr>
        <w:t xml:space="preserve"> </w:t>
      </w:r>
      <w:proofErr w:type="spellStart"/>
      <w:r>
        <w:rPr>
          <w:rFonts w:ascii="Segoe UI" w:hAnsi="Segoe UI" w:cs="Segoe UI"/>
          <w:sz w:val="21"/>
          <w:szCs w:val="21"/>
        </w:rPr>
        <w:t>pillar</w:t>
      </w:r>
      <w:proofErr w:type="spellEnd"/>
    </w:p>
    <w:p w14:paraId="30C768D4" w14:textId="4AB71C6A" w:rsidR="0001400D" w:rsidRDefault="0001400D" w:rsidP="0001400D">
      <w:pPr>
        <w:pStyle w:val="ListParagraph"/>
        <w:numPr>
          <w:ilvl w:val="3"/>
          <w:numId w:val="7"/>
        </w:numPr>
        <w:rPr>
          <w:rFonts w:ascii="Segoe UI" w:hAnsi="Segoe UI" w:cs="Segoe UI"/>
          <w:sz w:val="21"/>
          <w:szCs w:val="21"/>
        </w:rPr>
      </w:pPr>
      <w:r>
        <w:rPr>
          <w:rFonts w:ascii="Segoe UI" w:hAnsi="Segoe UI" w:cs="Segoe UI"/>
          <w:sz w:val="21"/>
          <w:szCs w:val="21"/>
        </w:rPr>
        <w:t xml:space="preserve">Life </w:t>
      </w:r>
      <w:proofErr w:type="spellStart"/>
      <w:r>
        <w:rPr>
          <w:rFonts w:ascii="Segoe UI" w:hAnsi="Segoe UI" w:cs="Segoe UI"/>
          <w:sz w:val="21"/>
          <w:szCs w:val="21"/>
        </w:rPr>
        <w:t>post</w:t>
      </w:r>
      <w:proofErr w:type="spellEnd"/>
    </w:p>
    <w:p w14:paraId="6DC9F083" w14:textId="75183534" w:rsidR="0001400D" w:rsidRDefault="0001400D" w:rsidP="0001400D">
      <w:pPr>
        <w:pStyle w:val="ListParagraph"/>
        <w:numPr>
          <w:ilvl w:val="3"/>
          <w:numId w:val="7"/>
        </w:numPr>
        <w:rPr>
          <w:rFonts w:ascii="Segoe UI" w:hAnsi="Segoe UI" w:cs="Segoe UI"/>
          <w:sz w:val="21"/>
          <w:szCs w:val="21"/>
        </w:rPr>
      </w:pPr>
      <w:r>
        <w:rPr>
          <w:rFonts w:ascii="Segoe UI" w:hAnsi="Segoe UI" w:cs="Segoe UI"/>
          <w:sz w:val="21"/>
          <w:szCs w:val="21"/>
        </w:rPr>
        <w:t xml:space="preserve">Career </w:t>
      </w:r>
      <w:proofErr w:type="spellStart"/>
      <w:r>
        <w:rPr>
          <w:rFonts w:ascii="Segoe UI" w:hAnsi="Segoe UI" w:cs="Segoe UI"/>
          <w:sz w:val="21"/>
          <w:szCs w:val="21"/>
        </w:rPr>
        <w:t>post</w:t>
      </w:r>
      <w:proofErr w:type="spellEnd"/>
      <w:r w:rsidR="00421957">
        <w:rPr>
          <w:rFonts w:ascii="Segoe UI" w:hAnsi="Segoe UI" w:cs="Segoe UI"/>
          <w:sz w:val="21"/>
          <w:szCs w:val="21"/>
        </w:rPr>
        <w:t xml:space="preserve">: </w:t>
      </w:r>
      <w:proofErr w:type="spellStart"/>
      <w:r w:rsidR="00421957">
        <w:rPr>
          <w:rFonts w:ascii="Segoe UI" w:hAnsi="Segoe UI" w:cs="Segoe UI"/>
          <w:sz w:val="21"/>
          <w:szCs w:val="21"/>
        </w:rPr>
        <w:t>becme</w:t>
      </w:r>
      <w:proofErr w:type="spellEnd"/>
      <w:r w:rsidR="00421957">
        <w:rPr>
          <w:rFonts w:ascii="Segoe UI" w:hAnsi="Segoe UI" w:cs="Segoe UI"/>
          <w:sz w:val="21"/>
          <w:szCs w:val="21"/>
        </w:rPr>
        <w:t xml:space="preserve"> </w:t>
      </w:r>
      <w:proofErr w:type="spellStart"/>
      <w:r w:rsidR="00421957">
        <w:rPr>
          <w:rFonts w:ascii="Segoe UI" w:hAnsi="Segoe UI" w:cs="Segoe UI"/>
          <w:sz w:val="21"/>
          <w:szCs w:val="21"/>
        </w:rPr>
        <w:t>trusted</w:t>
      </w:r>
      <w:proofErr w:type="spellEnd"/>
    </w:p>
    <w:p w14:paraId="7E856F94" w14:textId="63082E1B" w:rsidR="0001400D" w:rsidRDefault="0001400D" w:rsidP="0001400D">
      <w:pPr>
        <w:pStyle w:val="ListParagraph"/>
        <w:numPr>
          <w:ilvl w:val="3"/>
          <w:numId w:val="7"/>
        </w:numPr>
        <w:rPr>
          <w:rFonts w:ascii="Segoe UI" w:hAnsi="Segoe UI" w:cs="Segoe UI"/>
          <w:sz w:val="21"/>
          <w:szCs w:val="21"/>
        </w:rPr>
      </w:pPr>
      <w:proofErr w:type="spellStart"/>
      <w:r>
        <w:rPr>
          <w:rFonts w:ascii="Segoe UI" w:hAnsi="Segoe UI" w:cs="Segoe UI"/>
          <w:sz w:val="21"/>
          <w:szCs w:val="21"/>
        </w:rPr>
        <w:t>Product</w:t>
      </w:r>
      <w:proofErr w:type="spellEnd"/>
      <w:r>
        <w:rPr>
          <w:rFonts w:ascii="Segoe UI" w:hAnsi="Segoe UI" w:cs="Segoe UI"/>
          <w:sz w:val="21"/>
          <w:szCs w:val="21"/>
        </w:rPr>
        <w:t xml:space="preserve"> </w:t>
      </w:r>
      <w:proofErr w:type="spellStart"/>
      <w:r>
        <w:rPr>
          <w:rFonts w:ascii="Segoe UI" w:hAnsi="Segoe UI" w:cs="Segoe UI"/>
          <w:sz w:val="21"/>
          <w:szCs w:val="21"/>
        </w:rPr>
        <w:t>post</w:t>
      </w:r>
      <w:proofErr w:type="spellEnd"/>
      <w:r w:rsidR="00421957">
        <w:rPr>
          <w:rFonts w:ascii="Segoe UI" w:hAnsi="Segoe UI" w:cs="Segoe UI"/>
          <w:sz w:val="21"/>
          <w:szCs w:val="21"/>
        </w:rPr>
        <w:t xml:space="preserve">: </w:t>
      </w:r>
      <w:proofErr w:type="spellStart"/>
      <w:r w:rsidR="00421957">
        <w:rPr>
          <w:rFonts w:ascii="Segoe UI" w:hAnsi="Segoe UI" w:cs="Segoe UI"/>
          <w:sz w:val="21"/>
          <w:szCs w:val="21"/>
        </w:rPr>
        <w:t>leverage</w:t>
      </w:r>
      <w:proofErr w:type="spellEnd"/>
      <w:r w:rsidR="00421957">
        <w:rPr>
          <w:rFonts w:ascii="Segoe UI" w:hAnsi="Segoe UI" w:cs="Segoe UI"/>
          <w:sz w:val="21"/>
          <w:szCs w:val="21"/>
        </w:rPr>
        <w:t xml:space="preserve"> </w:t>
      </w:r>
      <w:proofErr w:type="spellStart"/>
      <w:r w:rsidR="00421957">
        <w:rPr>
          <w:rFonts w:ascii="Segoe UI" w:hAnsi="Segoe UI" w:cs="Segoe UI"/>
          <w:sz w:val="21"/>
          <w:szCs w:val="21"/>
        </w:rPr>
        <w:t>trust</w:t>
      </w:r>
      <w:proofErr w:type="spellEnd"/>
    </w:p>
    <w:p w14:paraId="4E9C3B9A" w14:textId="370DA4DF" w:rsidR="0001400D" w:rsidRDefault="00421957" w:rsidP="0001400D">
      <w:pPr>
        <w:pStyle w:val="ListParagraph"/>
        <w:numPr>
          <w:ilvl w:val="3"/>
          <w:numId w:val="7"/>
        </w:numPr>
        <w:rPr>
          <w:rFonts w:ascii="Segoe UI" w:hAnsi="Segoe UI" w:cs="Segoe UI"/>
          <w:sz w:val="21"/>
          <w:szCs w:val="21"/>
        </w:rPr>
      </w:pPr>
      <w:r>
        <w:rPr>
          <w:rFonts w:ascii="Segoe UI" w:hAnsi="Segoe UI" w:cs="Segoe UI"/>
          <w:sz w:val="21"/>
          <w:szCs w:val="21"/>
        </w:rPr>
        <w:t>T</w:t>
      </w:r>
      <w:r w:rsidR="0001400D">
        <w:rPr>
          <w:rFonts w:ascii="Segoe UI" w:hAnsi="Segoe UI" w:cs="Segoe UI"/>
          <w:sz w:val="21"/>
          <w:szCs w:val="21"/>
        </w:rPr>
        <w:t>rend</w:t>
      </w:r>
      <w:r>
        <w:rPr>
          <w:rFonts w:ascii="Segoe UI" w:hAnsi="Segoe UI" w:cs="Segoe UI"/>
          <w:sz w:val="21"/>
          <w:szCs w:val="21"/>
        </w:rPr>
        <w:t xml:space="preserve">: </w:t>
      </w:r>
      <w:proofErr w:type="spellStart"/>
      <w:r>
        <w:rPr>
          <w:rFonts w:ascii="Segoe UI" w:hAnsi="Segoe UI" w:cs="Segoe UI"/>
          <w:sz w:val="21"/>
          <w:szCs w:val="21"/>
        </w:rPr>
        <w:t>trust</w:t>
      </w:r>
      <w:proofErr w:type="spellEnd"/>
      <w:r>
        <w:rPr>
          <w:rFonts w:ascii="Segoe UI" w:hAnsi="Segoe UI" w:cs="Segoe UI"/>
          <w:sz w:val="21"/>
          <w:szCs w:val="21"/>
        </w:rPr>
        <w:t xml:space="preserve"> e </w:t>
      </w:r>
      <w:proofErr w:type="spellStart"/>
      <w:r>
        <w:rPr>
          <w:rFonts w:ascii="Segoe UI" w:hAnsi="Segoe UI" w:cs="Segoe UI"/>
          <w:sz w:val="21"/>
          <w:szCs w:val="21"/>
        </w:rPr>
        <w:t>rlelecone</w:t>
      </w:r>
      <w:proofErr w:type="spellEnd"/>
    </w:p>
    <w:p w14:paraId="6BA267DB" w14:textId="77777777" w:rsidR="000E13E4" w:rsidRDefault="000E13E4" w:rsidP="000E13E4">
      <w:pPr>
        <w:ind w:left="720"/>
        <w:rPr>
          <w:rFonts w:ascii="Segoe UI" w:hAnsi="Segoe UI" w:cs="Segoe UI"/>
          <w:sz w:val="21"/>
          <w:szCs w:val="21"/>
        </w:rPr>
      </w:pPr>
    </w:p>
    <w:p w14:paraId="078B6BCD" w14:textId="77777777" w:rsidR="000E13E4" w:rsidRDefault="000E13E4" w:rsidP="000E13E4">
      <w:pPr>
        <w:ind w:left="720"/>
        <w:rPr>
          <w:rFonts w:ascii="Segoe UI" w:hAnsi="Segoe UI" w:cs="Segoe UI"/>
          <w:sz w:val="21"/>
          <w:szCs w:val="21"/>
        </w:rPr>
      </w:pPr>
    </w:p>
    <w:p w14:paraId="217AE272" w14:textId="50773079" w:rsidR="000E13E4" w:rsidRDefault="000E13E4" w:rsidP="000E13E4">
      <w:pPr>
        <w:ind w:left="720"/>
        <w:rPr>
          <w:rFonts w:ascii="Segoe UI" w:hAnsi="Segoe UI" w:cs="Segoe UI"/>
          <w:sz w:val="21"/>
          <w:szCs w:val="21"/>
        </w:rPr>
      </w:pPr>
      <w:r>
        <w:rPr>
          <w:rFonts w:ascii="Segoe UI" w:hAnsi="Segoe UI" w:cs="Segoe UI"/>
          <w:sz w:val="21"/>
          <w:szCs w:val="21"/>
        </w:rPr>
        <w:lastRenderedPageBreak/>
        <w:t xml:space="preserve">Ex. </w:t>
      </w:r>
      <w:proofErr w:type="spellStart"/>
      <w:r>
        <w:rPr>
          <w:rFonts w:ascii="Segoe UI" w:hAnsi="Segoe UI" w:cs="Segoe UI"/>
          <w:sz w:val="21"/>
          <w:szCs w:val="21"/>
        </w:rPr>
        <w:t>Listicle</w:t>
      </w:r>
      <w:proofErr w:type="spellEnd"/>
      <w:r>
        <w:rPr>
          <w:rFonts w:ascii="Segoe UI" w:hAnsi="Segoe UI" w:cs="Segoe UI"/>
          <w:sz w:val="21"/>
          <w:szCs w:val="21"/>
        </w:rPr>
        <w:t xml:space="preserve">: </w:t>
      </w:r>
    </w:p>
    <w:p w14:paraId="2B283801" w14:textId="77777777" w:rsidR="007029BB" w:rsidRDefault="007029BB" w:rsidP="000E13E4">
      <w:pPr>
        <w:ind w:left="720"/>
        <w:rPr>
          <w:rFonts w:ascii="Segoe UI" w:hAnsi="Segoe UI" w:cs="Segoe UI"/>
          <w:sz w:val="21"/>
          <w:szCs w:val="21"/>
        </w:rPr>
      </w:pPr>
    </w:p>
    <w:p w14:paraId="2C8C6B61" w14:textId="77777777" w:rsidR="003F00A1" w:rsidRDefault="003F00A1" w:rsidP="000E13E4">
      <w:pPr>
        <w:ind w:left="720"/>
        <w:rPr>
          <w:rFonts w:ascii="Segoe UI" w:hAnsi="Segoe UI" w:cs="Segoe UI"/>
          <w:sz w:val="21"/>
          <w:szCs w:val="21"/>
        </w:rPr>
      </w:pPr>
    </w:p>
    <w:p w14:paraId="6DE77113" w14:textId="09F9C946" w:rsidR="000E13E4" w:rsidRDefault="000E13E4" w:rsidP="000E13E4">
      <w:pPr>
        <w:ind w:left="720"/>
        <w:rPr>
          <w:rFonts w:ascii="Segoe UI" w:hAnsi="Segoe UI" w:cs="Segoe UI"/>
          <w:sz w:val="21"/>
          <w:szCs w:val="21"/>
        </w:rPr>
      </w:pPr>
      <w:r w:rsidRPr="000E13E4">
        <w:rPr>
          <w:rFonts w:ascii="Segoe UI" w:hAnsi="Segoe UI" w:cs="Segoe UI"/>
          <w:noProof/>
          <w:sz w:val="21"/>
          <w:szCs w:val="21"/>
        </w:rPr>
        <w:drawing>
          <wp:anchor distT="0" distB="0" distL="114300" distR="114300" simplePos="0" relativeHeight="251665408" behindDoc="0" locked="0" layoutInCell="1" allowOverlap="1" wp14:anchorId="26D0B66A" wp14:editId="4BB75896">
            <wp:simplePos x="0" y="0"/>
            <wp:positionH relativeFrom="column">
              <wp:posOffset>457200</wp:posOffset>
            </wp:positionH>
            <wp:positionV relativeFrom="paragraph">
              <wp:posOffset>-1905</wp:posOffset>
            </wp:positionV>
            <wp:extent cx="5731510" cy="2620010"/>
            <wp:effectExtent l="0" t="0" r="254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anchor>
        </w:drawing>
      </w:r>
      <w:proofErr w:type="spellStart"/>
      <w:r w:rsidR="003F00A1">
        <w:rPr>
          <w:rFonts w:ascii="Segoe UI" w:hAnsi="Segoe UI" w:cs="Segoe UI"/>
          <w:sz w:val="21"/>
          <w:szCs w:val="21"/>
        </w:rPr>
        <w:t>organization</w:t>
      </w:r>
      <w:proofErr w:type="spellEnd"/>
      <w:r w:rsidR="003F00A1">
        <w:rPr>
          <w:rFonts w:ascii="Segoe UI" w:hAnsi="Segoe UI" w:cs="Segoe UI"/>
          <w:sz w:val="21"/>
          <w:szCs w:val="21"/>
        </w:rPr>
        <w:t xml:space="preserve"> in linkedin</w:t>
      </w:r>
    </w:p>
    <w:p w14:paraId="4EAB4830" w14:textId="6346D228"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0 </w:t>
      </w:r>
      <w:r w:rsidR="003F00A1">
        <w:rPr>
          <w:rFonts w:ascii="Segoe UI" w:hAnsi="Segoe UI" w:cs="Segoe UI"/>
          <w:sz w:val="21"/>
          <w:szCs w:val="21"/>
        </w:rPr>
        <w:t xml:space="preserve">Call </w:t>
      </w:r>
      <w:proofErr w:type="spellStart"/>
      <w:r w:rsidR="003F00A1">
        <w:rPr>
          <w:rFonts w:ascii="Segoe UI" w:hAnsi="Segoe UI" w:cs="Segoe UI"/>
          <w:sz w:val="21"/>
          <w:szCs w:val="21"/>
        </w:rPr>
        <w:t>list</w:t>
      </w:r>
      <w:proofErr w:type="spellEnd"/>
    </w:p>
    <w:p w14:paraId="6ED384A5" w14:textId="2AFDF644"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1 </w:t>
      </w:r>
      <w:proofErr w:type="spellStart"/>
      <w:r w:rsidR="003F00A1">
        <w:rPr>
          <w:rFonts w:ascii="Segoe UI" w:hAnsi="Segoe UI" w:cs="Segoe UI"/>
          <w:sz w:val="21"/>
          <w:szCs w:val="21"/>
        </w:rPr>
        <w:t>Cohort</w:t>
      </w:r>
      <w:proofErr w:type="spellEnd"/>
      <w:r w:rsidR="003F00A1">
        <w:rPr>
          <w:rFonts w:ascii="Segoe UI" w:hAnsi="Segoe UI" w:cs="Segoe UI"/>
          <w:sz w:val="21"/>
          <w:szCs w:val="21"/>
        </w:rPr>
        <w:t xml:space="preserve"> (</w:t>
      </w:r>
      <w:proofErr w:type="spellStart"/>
      <w:r w:rsidR="003F00A1">
        <w:rPr>
          <w:rFonts w:ascii="Segoe UI" w:hAnsi="Segoe UI" w:cs="Segoe UI"/>
          <w:sz w:val="21"/>
          <w:szCs w:val="21"/>
        </w:rPr>
        <w:t>invite</w:t>
      </w:r>
      <w:proofErr w:type="spellEnd"/>
      <w:r w:rsidR="003F00A1">
        <w:rPr>
          <w:rFonts w:ascii="Segoe UI" w:hAnsi="Segoe UI" w:cs="Segoe UI"/>
          <w:sz w:val="21"/>
          <w:szCs w:val="21"/>
        </w:rPr>
        <w:t>)</w:t>
      </w:r>
    </w:p>
    <w:p w14:paraId="704B8FE6" w14:textId="25430DBA" w:rsidR="003F00A1" w:rsidRPr="00046035" w:rsidRDefault="00046035" w:rsidP="00046035">
      <w:pPr>
        <w:pStyle w:val="ListParagraph"/>
        <w:ind w:left="1080"/>
        <w:rPr>
          <w:rFonts w:ascii="Segoe UI" w:hAnsi="Segoe UI" w:cs="Segoe UI"/>
          <w:sz w:val="21"/>
          <w:szCs w:val="21"/>
        </w:rPr>
      </w:pPr>
      <w:r>
        <w:rPr>
          <w:rFonts w:ascii="Segoe UI" w:hAnsi="Segoe UI" w:cs="Segoe UI"/>
          <w:sz w:val="21"/>
          <w:szCs w:val="21"/>
        </w:rPr>
        <w:t xml:space="preserve">1 </w:t>
      </w:r>
      <w:r w:rsidR="003F00A1" w:rsidRPr="00046035">
        <w:rPr>
          <w:rFonts w:ascii="Segoe UI" w:hAnsi="Segoe UI" w:cs="Segoe UI"/>
          <w:sz w:val="21"/>
          <w:szCs w:val="21"/>
        </w:rPr>
        <w:t>Meeting (</w:t>
      </w:r>
      <w:proofErr w:type="spellStart"/>
      <w:r w:rsidR="003F00A1" w:rsidRPr="00046035">
        <w:rPr>
          <w:rFonts w:ascii="Segoe UI" w:hAnsi="Segoe UI" w:cs="Segoe UI"/>
          <w:sz w:val="21"/>
          <w:szCs w:val="21"/>
        </w:rPr>
        <w:t>nurture</w:t>
      </w:r>
      <w:proofErr w:type="spellEnd"/>
      <w:r w:rsidR="003F00A1" w:rsidRPr="00046035">
        <w:rPr>
          <w:rFonts w:ascii="Segoe UI" w:hAnsi="Segoe UI" w:cs="Segoe UI"/>
          <w:sz w:val="21"/>
          <w:szCs w:val="21"/>
        </w:rPr>
        <w:t>)</w:t>
      </w:r>
    </w:p>
    <w:p w14:paraId="69CDADB8" w14:textId="75072C94"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2 </w:t>
      </w:r>
      <w:proofErr w:type="spellStart"/>
      <w:r w:rsidR="003F00A1">
        <w:rPr>
          <w:rFonts w:ascii="Segoe UI" w:hAnsi="Segoe UI" w:cs="Segoe UI"/>
          <w:sz w:val="21"/>
          <w:szCs w:val="21"/>
        </w:rPr>
        <w:t>Replied</w:t>
      </w:r>
      <w:proofErr w:type="spellEnd"/>
      <w:r w:rsidR="003F00A1">
        <w:rPr>
          <w:rFonts w:ascii="Segoe UI" w:hAnsi="Segoe UI" w:cs="Segoe UI"/>
          <w:sz w:val="21"/>
          <w:szCs w:val="21"/>
        </w:rPr>
        <w:t xml:space="preserve"> (</w:t>
      </w:r>
      <w:proofErr w:type="spellStart"/>
      <w:r w:rsidR="003F00A1">
        <w:rPr>
          <w:rFonts w:ascii="Segoe UI" w:hAnsi="Segoe UI" w:cs="Segoe UI"/>
          <w:sz w:val="21"/>
          <w:szCs w:val="21"/>
        </w:rPr>
        <w:t>book</w:t>
      </w:r>
      <w:proofErr w:type="spellEnd"/>
      <w:r w:rsidR="003F00A1">
        <w:rPr>
          <w:rFonts w:ascii="Segoe UI" w:hAnsi="Segoe UI" w:cs="Segoe UI"/>
          <w:sz w:val="21"/>
          <w:szCs w:val="21"/>
        </w:rPr>
        <w:t xml:space="preserve"> </w:t>
      </w:r>
      <w:proofErr w:type="spellStart"/>
      <w:r w:rsidR="003F00A1">
        <w:rPr>
          <w:rFonts w:ascii="Segoe UI" w:hAnsi="Segoe UI" w:cs="Segoe UI"/>
          <w:sz w:val="21"/>
          <w:szCs w:val="21"/>
        </w:rPr>
        <w:t>meeting</w:t>
      </w:r>
      <w:proofErr w:type="spellEnd"/>
      <w:r w:rsidR="003F00A1">
        <w:rPr>
          <w:rFonts w:ascii="Segoe UI" w:hAnsi="Segoe UI" w:cs="Segoe UI"/>
          <w:sz w:val="21"/>
          <w:szCs w:val="21"/>
        </w:rPr>
        <w:t>)</w:t>
      </w:r>
    </w:p>
    <w:p w14:paraId="285F7D5E" w14:textId="30B6AD00"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3 </w:t>
      </w:r>
      <w:r w:rsidR="003F00A1">
        <w:rPr>
          <w:rFonts w:ascii="Segoe UI" w:hAnsi="Segoe UI" w:cs="Segoe UI"/>
          <w:sz w:val="21"/>
          <w:szCs w:val="21"/>
        </w:rPr>
        <w:t xml:space="preserve">Message </w:t>
      </w:r>
      <w:proofErr w:type="spellStart"/>
      <w:r w:rsidR="003F00A1">
        <w:rPr>
          <w:rFonts w:ascii="Segoe UI" w:hAnsi="Segoe UI" w:cs="Segoe UI"/>
          <w:sz w:val="21"/>
          <w:szCs w:val="21"/>
        </w:rPr>
        <w:t>sent</w:t>
      </w:r>
      <w:proofErr w:type="spellEnd"/>
      <w:r w:rsidR="003F00A1">
        <w:rPr>
          <w:rFonts w:ascii="Segoe UI" w:hAnsi="Segoe UI" w:cs="Segoe UI"/>
          <w:sz w:val="21"/>
          <w:szCs w:val="21"/>
        </w:rPr>
        <w:t xml:space="preserve"> (follow-</w:t>
      </w:r>
      <w:proofErr w:type="spellStart"/>
      <w:r w:rsidR="003F00A1">
        <w:rPr>
          <w:rFonts w:ascii="Segoe UI" w:hAnsi="Segoe UI" w:cs="Segoe UI"/>
          <w:sz w:val="21"/>
          <w:szCs w:val="21"/>
        </w:rPr>
        <w:t>up</w:t>
      </w:r>
      <w:proofErr w:type="spellEnd"/>
      <w:r w:rsidR="003F00A1">
        <w:rPr>
          <w:rFonts w:ascii="Segoe UI" w:hAnsi="Segoe UI" w:cs="Segoe UI"/>
          <w:sz w:val="21"/>
          <w:szCs w:val="21"/>
        </w:rPr>
        <w:t>)</w:t>
      </w:r>
    </w:p>
    <w:p w14:paraId="1613A0CE" w14:textId="02FEC447"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4 </w:t>
      </w:r>
      <w:proofErr w:type="spellStart"/>
      <w:r w:rsidR="003F00A1">
        <w:rPr>
          <w:rFonts w:ascii="Segoe UI" w:hAnsi="Segoe UI" w:cs="Segoe UI"/>
          <w:sz w:val="21"/>
          <w:szCs w:val="21"/>
        </w:rPr>
        <w:t>Targeted</w:t>
      </w:r>
      <w:proofErr w:type="spellEnd"/>
      <w:r w:rsidR="003F00A1">
        <w:rPr>
          <w:rFonts w:ascii="Segoe UI" w:hAnsi="Segoe UI" w:cs="Segoe UI"/>
          <w:sz w:val="21"/>
          <w:szCs w:val="21"/>
        </w:rPr>
        <w:t xml:space="preserve"> (ICP)</w:t>
      </w:r>
    </w:p>
    <w:p w14:paraId="53A379B8" w14:textId="3F4B0D11" w:rsidR="003F00A1" w:rsidRDefault="00046035" w:rsidP="00046035">
      <w:pPr>
        <w:pStyle w:val="ListParagraph"/>
        <w:ind w:left="1080"/>
        <w:rPr>
          <w:rFonts w:ascii="Segoe UI" w:hAnsi="Segoe UI" w:cs="Segoe UI"/>
          <w:sz w:val="21"/>
          <w:szCs w:val="21"/>
        </w:rPr>
      </w:pPr>
      <w:r>
        <w:rPr>
          <w:rFonts w:ascii="Segoe UI" w:hAnsi="Segoe UI" w:cs="Segoe UI"/>
          <w:sz w:val="21"/>
          <w:szCs w:val="21"/>
        </w:rPr>
        <w:t xml:space="preserve">5 </w:t>
      </w:r>
      <w:r w:rsidR="003F00A1">
        <w:rPr>
          <w:rFonts w:ascii="Segoe UI" w:hAnsi="Segoe UI" w:cs="Segoe UI"/>
          <w:sz w:val="21"/>
          <w:szCs w:val="21"/>
        </w:rPr>
        <w:t>Closed/lost (</w:t>
      </w:r>
      <w:proofErr w:type="spellStart"/>
      <w:r w:rsidR="003F00A1">
        <w:rPr>
          <w:rFonts w:ascii="Segoe UI" w:hAnsi="Segoe UI" w:cs="Segoe UI"/>
          <w:sz w:val="21"/>
          <w:szCs w:val="21"/>
        </w:rPr>
        <w:t>revive</w:t>
      </w:r>
      <w:proofErr w:type="spellEnd"/>
      <w:r w:rsidR="003F00A1">
        <w:rPr>
          <w:rFonts w:ascii="Segoe UI" w:hAnsi="Segoe UI" w:cs="Segoe UI"/>
          <w:sz w:val="21"/>
          <w:szCs w:val="21"/>
        </w:rPr>
        <w:t>)</w:t>
      </w:r>
    </w:p>
    <w:p w14:paraId="3D41119A" w14:textId="044D2547" w:rsidR="00D31842" w:rsidRDefault="00D31842" w:rsidP="00046035">
      <w:pPr>
        <w:pStyle w:val="ListParagraph"/>
        <w:ind w:left="1080"/>
        <w:rPr>
          <w:rFonts w:ascii="Segoe UI" w:hAnsi="Segoe UI" w:cs="Segoe UI"/>
          <w:sz w:val="21"/>
          <w:szCs w:val="21"/>
        </w:rPr>
      </w:pPr>
    </w:p>
    <w:p w14:paraId="1E9BD097" w14:textId="5A9DE262" w:rsidR="00D31842" w:rsidRDefault="00D31842" w:rsidP="00046035">
      <w:pPr>
        <w:pStyle w:val="ListParagraph"/>
        <w:ind w:left="1080"/>
        <w:rPr>
          <w:rFonts w:ascii="Segoe UI" w:hAnsi="Segoe UI" w:cs="Segoe UI"/>
          <w:sz w:val="21"/>
          <w:szCs w:val="21"/>
        </w:rPr>
      </w:pPr>
    </w:p>
    <w:p w14:paraId="7602A5E9" w14:textId="59355285" w:rsidR="00D31842" w:rsidRDefault="00D31842" w:rsidP="00046035">
      <w:pPr>
        <w:pStyle w:val="ListParagraph"/>
        <w:ind w:left="1080"/>
        <w:rPr>
          <w:rFonts w:ascii="Segoe UI" w:hAnsi="Segoe UI" w:cs="Segoe UI"/>
          <w:sz w:val="21"/>
          <w:szCs w:val="21"/>
        </w:rPr>
      </w:pPr>
      <w:r>
        <w:rPr>
          <w:rFonts w:ascii="Segoe UI" w:hAnsi="Segoe UI" w:cs="Segoe UI"/>
          <w:sz w:val="21"/>
          <w:szCs w:val="21"/>
        </w:rPr>
        <w:t xml:space="preserve">Alert </w:t>
      </w:r>
      <w:proofErr w:type="spellStart"/>
      <w:r>
        <w:rPr>
          <w:rFonts w:ascii="Segoe UI" w:hAnsi="Segoe UI" w:cs="Segoe UI"/>
          <w:sz w:val="21"/>
          <w:szCs w:val="21"/>
        </w:rPr>
        <w:t>section</w:t>
      </w:r>
      <w:proofErr w:type="spellEnd"/>
      <w:r>
        <w:rPr>
          <w:rFonts w:ascii="Segoe UI" w:hAnsi="Segoe UI" w:cs="Segoe UI"/>
          <w:sz w:val="21"/>
          <w:szCs w:val="21"/>
        </w:rPr>
        <w:t xml:space="preserve">, </w:t>
      </w:r>
      <w:proofErr w:type="spellStart"/>
      <w:r>
        <w:rPr>
          <w:rFonts w:ascii="Segoe UI" w:hAnsi="Segoe UI" w:cs="Segoe UI"/>
          <w:sz w:val="21"/>
          <w:szCs w:val="21"/>
        </w:rPr>
        <w:t>nautomation</w:t>
      </w:r>
      <w:proofErr w:type="spellEnd"/>
      <w:r>
        <w:rPr>
          <w:rFonts w:ascii="Segoe UI" w:hAnsi="Segoe UI" w:cs="Segoe UI"/>
          <w:sz w:val="21"/>
          <w:szCs w:val="21"/>
        </w:rPr>
        <w:t xml:space="preserve">, </w:t>
      </w:r>
      <w:proofErr w:type="spellStart"/>
      <w:r>
        <w:rPr>
          <w:rFonts w:ascii="Segoe UI" w:hAnsi="Segoe UI" w:cs="Segoe UI"/>
          <w:sz w:val="21"/>
          <w:szCs w:val="21"/>
        </w:rPr>
        <w:t>buyer</w:t>
      </w:r>
      <w:proofErr w:type="spellEnd"/>
      <w:r>
        <w:rPr>
          <w:rFonts w:ascii="Segoe UI" w:hAnsi="Segoe UI" w:cs="Segoe UI"/>
          <w:sz w:val="21"/>
          <w:szCs w:val="21"/>
        </w:rPr>
        <w:t xml:space="preserve"> personas</w:t>
      </w:r>
    </w:p>
    <w:p w14:paraId="6DAB93A7" w14:textId="6A4C579D" w:rsidR="00D31842" w:rsidRDefault="00D31842" w:rsidP="00046035">
      <w:pPr>
        <w:pStyle w:val="ListParagraph"/>
        <w:ind w:left="1080"/>
        <w:rPr>
          <w:rFonts w:ascii="Segoe UI" w:hAnsi="Segoe UI" w:cs="Segoe UI"/>
          <w:sz w:val="21"/>
          <w:szCs w:val="21"/>
        </w:rPr>
      </w:pPr>
    </w:p>
    <w:p w14:paraId="0DCA1C3F" w14:textId="31C27020" w:rsidR="00D31842" w:rsidRDefault="00D31842" w:rsidP="00046035">
      <w:pPr>
        <w:pStyle w:val="ListParagraph"/>
        <w:ind w:left="1080"/>
        <w:rPr>
          <w:rFonts w:ascii="Segoe UI" w:hAnsi="Segoe UI" w:cs="Segoe UI"/>
          <w:sz w:val="21"/>
          <w:szCs w:val="21"/>
        </w:rPr>
      </w:pPr>
      <w:proofErr w:type="spellStart"/>
      <w:r>
        <w:rPr>
          <w:rFonts w:ascii="Segoe UI" w:hAnsi="Segoe UI" w:cs="Segoe UI"/>
          <w:sz w:val="21"/>
          <w:szCs w:val="21"/>
        </w:rPr>
        <w:t>Social</w:t>
      </w:r>
      <w:proofErr w:type="spellEnd"/>
      <w:r>
        <w:rPr>
          <w:rFonts w:ascii="Segoe UI" w:hAnsi="Segoe UI" w:cs="Segoe UI"/>
          <w:sz w:val="21"/>
          <w:szCs w:val="21"/>
        </w:rPr>
        <w:t xml:space="preserve"> </w:t>
      </w:r>
      <w:proofErr w:type="spellStart"/>
      <w:r>
        <w:rPr>
          <w:rFonts w:ascii="Segoe UI" w:hAnsi="Segoe UI" w:cs="Segoe UI"/>
          <w:sz w:val="21"/>
          <w:szCs w:val="21"/>
        </w:rPr>
        <w:t>prospecting</w:t>
      </w:r>
      <w:proofErr w:type="spellEnd"/>
      <w:r>
        <w:rPr>
          <w:rFonts w:ascii="Segoe UI" w:hAnsi="Segoe UI" w:cs="Segoe UI"/>
          <w:sz w:val="21"/>
          <w:szCs w:val="21"/>
        </w:rPr>
        <w:t xml:space="preserve"> – outreach</w:t>
      </w:r>
    </w:p>
    <w:p w14:paraId="5F447C6E" w14:textId="030276F9" w:rsidR="00D31842" w:rsidRDefault="00D31842" w:rsidP="00046035">
      <w:pPr>
        <w:pStyle w:val="ListParagraph"/>
        <w:ind w:left="1080"/>
        <w:rPr>
          <w:rFonts w:ascii="Segoe UI" w:hAnsi="Segoe UI" w:cs="Segoe UI"/>
          <w:sz w:val="21"/>
          <w:szCs w:val="21"/>
        </w:rPr>
      </w:pPr>
      <w:r>
        <w:rPr>
          <w:rFonts w:ascii="Segoe UI" w:hAnsi="Segoe UI" w:cs="Segoe UI"/>
          <w:sz w:val="21"/>
          <w:szCs w:val="21"/>
        </w:rPr>
        <w:t xml:space="preserve">Video DM </w:t>
      </w:r>
      <w:r w:rsidR="00323A92">
        <w:rPr>
          <w:rFonts w:ascii="Segoe UI" w:hAnsi="Segoe UI" w:cs="Segoe UI"/>
          <w:sz w:val="21"/>
          <w:szCs w:val="21"/>
        </w:rPr>
        <w:t>–</w:t>
      </w:r>
      <w:r>
        <w:rPr>
          <w:rFonts w:ascii="Segoe UI" w:hAnsi="Segoe UI" w:cs="Segoe UI"/>
          <w:sz w:val="21"/>
          <w:szCs w:val="21"/>
        </w:rPr>
        <w:t xml:space="preserve"> </w:t>
      </w:r>
    </w:p>
    <w:p w14:paraId="689B7E36" w14:textId="2AF8708B" w:rsidR="00323A92" w:rsidRDefault="00323A92" w:rsidP="00046035">
      <w:pPr>
        <w:pStyle w:val="ListParagraph"/>
        <w:ind w:left="1080"/>
        <w:rPr>
          <w:rFonts w:ascii="Segoe UI" w:hAnsi="Segoe UI" w:cs="Segoe UI"/>
          <w:sz w:val="21"/>
          <w:szCs w:val="21"/>
        </w:rPr>
      </w:pPr>
    </w:p>
    <w:p w14:paraId="18024FE0" w14:textId="2BBF13E0" w:rsidR="006E6400" w:rsidRDefault="006E6400" w:rsidP="00046035">
      <w:pPr>
        <w:pStyle w:val="ListParagraph"/>
        <w:ind w:left="1080"/>
        <w:rPr>
          <w:rFonts w:ascii="Segoe UI" w:hAnsi="Segoe UI" w:cs="Segoe UI"/>
          <w:sz w:val="21"/>
          <w:szCs w:val="21"/>
        </w:rPr>
      </w:pPr>
    </w:p>
    <w:p w14:paraId="5C6A477F" w14:textId="4B4D94F5" w:rsidR="006E6400" w:rsidRDefault="006E6400" w:rsidP="00046035">
      <w:pPr>
        <w:pStyle w:val="ListParagraph"/>
        <w:ind w:left="1080"/>
        <w:rPr>
          <w:rFonts w:ascii="Segoe UI" w:hAnsi="Segoe UI" w:cs="Segoe UI"/>
          <w:sz w:val="21"/>
          <w:szCs w:val="21"/>
        </w:rPr>
      </w:pPr>
      <w:proofErr w:type="spellStart"/>
      <w:r>
        <w:rPr>
          <w:rFonts w:ascii="Segoe UI" w:hAnsi="Segoe UI" w:cs="Segoe UI"/>
          <w:sz w:val="21"/>
          <w:szCs w:val="21"/>
        </w:rPr>
        <w:t>Aim</w:t>
      </w:r>
      <w:proofErr w:type="spellEnd"/>
      <w:r>
        <w:rPr>
          <w:rFonts w:ascii="Segoe UI" w:hAnsi="Segoe UI" w:cs="Segoe UI"/>
          <w:sz w:val="21"/>
          <w:szCs w:val="21"/>
        </w:rPr>
        <w:t xml:space="preserve"> </w:t>
      </w:r>
      <w:proofErr w:type="spellStart"/>
      <w:r>
        <w:rPr>
          <w:rFonts w:ascii="Segoe UI" w:hAnsi="Segoe UI" w:cs="Segoe UI"/>
          <w:sz w:val="21"/>
          <w:szCs w:val="21"/>
        </w:rPr>
        <w:t>for</w:t>
      </w:r>
      <w:proofErr w:type="spellEnd"/>
      <w:r>
        <w:rPr>
          <w:rFonts w:ascii="Segoe UI" w:hAnsi="Segoe UI" w:cs="Segoe UI"/>
          <w:sz w:val="21"/>
          <w:szCs w:val="21"/>
        </w:rPr>
        <w:t xml:space="preserve"> </w:t>
      </w:r>
      <w:proofErr w:type="spellStart"/>
      <w:r>
        <w:rPr>
          <w:rFonts w:ascii="Segoe UI" w:hAnsi="Segoe UI" w:cs="Segoe UI"/>
          <w:sz w:val="21"/>
          <w:szCs w:val="21"/>
        </w:rPr>
        <w:t>the</w:t>
      </w:r>
      <w:proofErr w:type="spellEnd"/>
      <w:r>
        <w:rPr>
          <w:rFonts w:ascii="Segoe UI" w:hAnsi="Segoe UI" w:cs="Segoe UI"/>
          <w:sz w:val="21"/>
          <w:szCs w:val="21"/>
        </w:rPr>
        <w:t xml:space="preserve"> 10 </w:t>
      </w:r>
      <w:proofErr w:type="spellStart"/>
      <w:r>
        <w:rPr>
          <w:rFonts w:ascii="Segoe UI" w:hAnsi="Segoe UI" w:cs="Segoe UI"/>
          <w:sz w:val="21"/>
          <w:szCs w:val="21"/>
        </w:rPr>
        <w:t>touch</w:t>
      </w:r>
      <w:proofErr w:type="spellEnd"/>
      <w:r>
        <w:rPr>
          <w:rFonts w:ascii="Segoe UI" w:hAnsi="Segoe UI" w:cs="Segoe UI"/>
          <w:sz w:val="21"/>
          <w:szCs w:val="21"/>
        </w:rPr>
        <w:t xml:space="preserve"> </w:t>
      </w:r>
      <w:proofErr w:type="spellStart"/>
      <w:r>
        <w:rPr>
          <w:rFonts w:ascii="Segoe UI" w:hAnsi="Segoe UI" w:cs="Segoe UI"/>
          <w:sz w:val="21"/>
          <w:szCs w:val="21"/>
        </w:rPr>
        <w:t>point</w:t>
      </w:r>
      <w:proofErr w:type="spellEnd"/>
      <w:r>
        <w:rPr>
          <w:rFonts w:ascii="Segoe UI" w:hAnsi="Segoe UI" w:cs="Segoe UI"/>
          <w:sz w:val="21"/>
          <w:szCs w:val="21"/>
        </w:rPr>
        <w:t xml:space="preserve"> (10 </w:t>
      </w:r>
      <w:proofErr w:type="spellStart"/>
      <w:r>
        <w:rPr>
          <w:rFonts w:ascii="Segoe UI" w:hAnsi="Segoe UI" w:cs="Segoe UI"/>
          <w:sz w:val="21"/>
          <w:szCs w:val="21"/>
        </w:rPr>
        <w:t>to</w:t>
      </w:r>
      <w:proofErr w:type="spellEnd"/>
      <w:r>
        <w:rPr>
          <w:rFonts w:ascii="Segoe UI" w:hAnsi="Segoe UI" w:cs="Segoe UI"/>
          <w:sz w:val="21"/>
          <w:szCs w:val="21"/>
        </w:rPr>
        <w:t xml:space="preserve"> 18)</w:t>
      </w:r>
    </w:p>
    <w:p w14:paraId="7A5845C7" w14:textId="2779EE23" w:rsidR="00E61BC7" w:rsidRDefault="00E61BC7" w:rsidP="00046035">
      <w:pPr>
        <w:pStyle w:val="ListParagraph"/>
        <w:ind w:left="1080"/>
        <w:rPr>
          <w:rFonts w:ascii="Segoe UI" w:hAnsi="Segoe UI" w:cs="Segoe UI"/>
          <w:sz w:val="21"/>
          <w:szCs w:val="21"/>
        </w:rPr>
      </w:pPr>
    </w:p>
    <w:p w14:paraId="0BB17E86" w14:textId="35D18745" w:rsidR="00E61BC7" w:rsidRDefault="00E61BC7" w:rsidP="00046035">
      <w:pPr>
        <w:pStyle w:val="ListParagraph"/>
        <w:ind w:left="1080"/>
        <w:rPr>
          <w:rFonts w:ascii="Segoe UI" w:hAnsi="Segoe UI" w:cs="Segoe UI"/>
          <w:sz w:val="21"/>
          <w:szCs w:val="21"/>
        </w:rPr>
      </w:pPr>
      <w:r>
        <w:rPr>
          <w:rFonts w:ascii="Segoe UI" w:hAnsi="Segoe UI" w:cs="Segoe UI"/>
          <w:sz w:val="21"/>
          <w:szCs w:val="21"/>
        </w:rPr>
        <w:t xml:space="preserve">Open </w:t>
      </w:r>
      <w:proofErr w:type="spellStart"/>
      <w:r>
        <w:rPr>
          <w:rFonts w:ascii="Segoe UI" w:hAnsi="Segoe UI" w:cs="Segoe UI"/>
          <w:sz w:val="21"/>
          <w:szCs w:val="21"/>
        </w:rPr>
        <w:t>profile</w:t>
      </w:r>
      <w:proofErr w:type="spellEnd"/>
      <w:r>
        <w:rPr>
          <w:rFonts w:ascii="Segoe UI" w:hAnsi="Segoe UI" w:cs="Segoe UI"/>
          <w:sz w:val="21"/>
          <w:szCs w:val="21"/>
        </w:rPr>
        <w:t xml:space="preserve">, </w:t>
      </w:r>
      <w:proofErr w:type="spellStart"/>
      <w:r>
        <w:rPr>
          <w:rFonts w:ascii="Segoe UI" w:hAnsi="Segoe UI" w:cs="Segoe UI"/>
          <w:sz w:val="21"/>
          <w:szCs w:val="21"/>
        </w:rPr>
        <w:t>groups</w:t>
      </w:r>
      <w:proofErr w:type="spellEnd"/>
    </w:p>
    <w:p w14:paraId="22AEEA6C" w14:textId="16CBCC7A" w:rsidR="00323A92" w:rsidRDefault="00323A92" w:rsidP="00046035">
      <w:pPr>
        <w:pStyle w:val="ListParagraph"/>
        <w:ind w:left="1080"/>
        <w:rPr>
          <w:rFonts w:ascii="Segoe UI" w:hAnsi="Segoe UI" w:cs="Segoe UI"/>
          <w:noProof/>
          <w:sz w:val="21"/>
          <w:szCs w:val="21"/>
        </w:rPr>
      </w:pPr>
      <w:r w:rsidRPr="00323A92">
        <w:rPr>
          <w:rFonts w:ascii="Segoe UI" w:hAnsi="Segoe UI" w:cs="Segoe UI"/>
          <w:noProof/>
          <w:sz w:val="21"/>
          <w:szCs w:val="21"/>
        </w:rPr>
        <w:lastRenderedPageBreak/>
        <w:drawing>
          <wp:inline distT="0" distB="0" distL="0" distR="0" wp14:anchorId="2A5B04A3" wp14:editId="37A7D2DE">
            <wp:extent cx="5731510" cy="34048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04870"/>
                    </a:xfrm>
                    <a:prstGeom prst="rect">
                      <a:avLst/>
                    </a:prstGeom>
                  </pic:spPr>
                </pic:pic>
              </a:graphicData>
            </a:graphic>
          </wp:inline>
        </w:drawing>
      </w:r>
    </w:p>
    <w:p w14:paraId="23702F41" w14:textId="21D18D4F" w:rsidR="00AB4906" w:rsidRPr="00AB4906" w:rsidRDefault="00AB4906" w:rsidP="00AB4906"/>
    <w:p w14:paraId="7F26C81E" w14:textId="0DD81E7D" w:rsidR="00AB4906" w:rsidRDefault="00AB4906" w:rsidP="00AB4906">
      <w:pPr>
        <w:rPr>
          <w:rFonts w:ascii="Segoe UI" w:hAnsi="Segoe UI" w:cs="Segoe UI"/>
          <w:noProof/>
          <w:sz w:val="21"/>
          <w:szCs w:val="21"/>
        </w:rPr>
      </w:pPr>
    </w:p>
    <w:p w14:paraId="2AA1753C" w14:textId="578856B7" w:rsidR="008E6967" w:rsidRDefault="00AB4906" w:rsidP="00AB4906">
      <w:pPr>
        <w:tabs>
          <w:tab w:val="left" w:pos="1450"/>
        </w:tabs>
      </w:pPr>
      <w:r>
        <w:tab/>
        <w:t>_______________________</w:t>
      </w:r>
      <w:r w:rsidR="008E6967">
        <w:t>______________________________________________</w:t>
      </w:r>
    </w:p>
    <w:p w14:paraId="09AAF6C3" w14:textId="6717C508" w:rsidR="00AB4906" w:rsidRDefault="00AB4906" w:rsidP="00AB4906">
      <w:pPr>
        <w:tabs>
          <w:tab w:val="left" w:pos="1450"/>
        </w:tabs>
      </w:pPr>
    </w:p>
    <w:p w14:paraId="15EEAB3C" w14:textId="002BE2C9" w:rsidR="00AB4906" w:rsidRDefault="00AB4906" w:rsidP="00AB4906">
      <w:pPr>
        <w:tabs>
          <w:tab w:val="left" w:pos="1450"/>
        </w:tabs>
      </w:pPr>
    </w:p>
    <w:p w14:paraId="5EA2B79A" w14:textId="77777777" w:rsidR="00AB4906" w:rsidRPr="008E6967" w:rsidRDefault="00AB4906" w:rsidP="00AB4906">
      <w:pPr>
        <w:tabs>
          <w:tab w:val="left" w:pos="1450"/>
        </w:tabs>
        <w:rPr>
          <w:b/>
          <w:bCs/>
        </w:rPr>
      </w:pPr>
      <w:r w:rsidRPr="008E6967">
        <w:rPr>
          <w:b/>
          <w:bCs/>
        </w:rPr>
        <w:t>The 1-Sentence Email</w:t>
      </w:r>
    </w:p>
    <w:p w14:paraId="236A7F91" w14:textId="77777777" w:rsidR="00AB4906" w:rsidRDefault="00AB4906" w:rsidP="00AB4906">
      <w:pPr>
        <w:tabs>
          <w:tab w:val="left" w:pos="1450"/>
        </w:tabs>
      </w:pPr>
      <w:proofErr w:type="spellStart"/>
      <w:r>
        <w:t>Subject</w:t>
      </w:r>
      <w:proofErr w:type="spellEnd"/>
      <w:r>
        <w:t>: [Process / Topic]</w:t>
      </w:r>
    </w:p>
    <w:p w14:paraId="47AC9160" w14:textId="77777777" w:rsidR="00AB4906" w:rsidRDefault="00AB4906" w:rsidP="00AB4906">
      <w:pPr>
        <w:tabs>
          <w:tab w:val="left" w:pos="1450"/>
        </w:tabs>
      </w:pPr>
      <w:r>
        <w:t>Hi Marcus,</w:t>
      </w:r>
    </w:p>
    <w:p w14:paraId="4251F674" w14:textId="77777777" w:rsidR="00AB4906" w:rsidRDefault="00AB4906" w:rsidP="00AB4906">
      <w:pPr>
        <w:tabs>
          <w:tab w:val="left" w:pos="1450"/>
        </w:tabs>
      </w:pPr>
      <w:proofErr w:type="spellStart"/>
      <w:r>
        <w:t>If</w:t>
      </w:r>
      <w:proofErr w:type="spellEnd"/>
      <w:r>
        <w:t xml:space="preserve"> </w:t>
      </w:r>
      <w:proofErr w:type="spellStart"/>
      <w:r>
        <w:t>we</w:t>
      </w:r>
      <w:proofErr w:type="spellEnd"/>
      <w:r>
        <w:t xml:space="preserve"> </w:t>
      </w:r>
      <w:proofErr w:type="spellStart"/>
      <w:r>
        <w:t>could</w:t>
      </w:r>
      <w:proofErr w:type="spellEnd"/>
      <w:r>
        <w:t xml:space="preserve"> </w:t>
      </w:r>
      <w:proofErr w:type="spellStart"/>
      <w:r>
        <w:t>help</w:t>
      </w:r>
      <w:proofErr w:type="spellEnd"/>
      <w:r>
        <w:t xml:space="preserve"> </w:t>
      </w:r>
      <w:proofErr w:type="spellStart"/>
      <w:r>
        <w:t>your</w:t>
      </w:r>
      <w:proofErr w:type="spellEnd"/>
      <w:r>
        <w:t xml:space="preserve"> </w:t>
      </w:r>
      <w:proofErr w:type="spellStart"/>
      <w:r>
        <w:t>team</w:t>
      </w:r>
      <w:proofErr w:type="spellEnd"/>
      <w:r>
        <w:t xml:space="preserve"> </w:t>
      </w:r>
      <w:proofErr w:type="spellStart"/>
      <w:r>
        <w:t>cut</w:t>
      </w:r>
      <w:proofErr w:type="spellEnd"/>
      <w:r>
        <w:t xml:space="preserve"> </w:t>
      </w:r>
      <w:proofErr w:type="spellStart"/>
      <w:r>
        <w:t>sales</w:t>
      </w:r>
      <w:proofErr w:type="spellEnd"/>
      <w:r>
        <w:t xml:space="preserve"> </w:t>
      </w:r>
      <w:proofErr w:type="spellStart"/>
      <w:r>
        <w:t>cycles</w:t>
      </w:r>
      <w:proofErr w:type="spellEnd"/>
      <w:r>
        <w:t xml:space="preserve"> in half and </w:t>
      </w:r>
      <w:proofErr w:type="spellStart"/>
      <w:r>
        <w:t>close</w:t>
      </w:r>
      <w:proofErr w:type="spellEnd"/>
      <w:r>
        <w:t xml:space="preserve"> 27% </w:t>
      </w:r>
      <w:proofErr w:type="spellStart"/>
      <w:r>
        <w:t>more</w:t>
      </w:r>
      <w:proofErr w:type="spellEnd"/>
      <w:r>
        <w:t xml:space="preserve"> </w:t>
      </w:r>
      <w:proofErr w:type="spellStart"/>
      <w:r>
        <w:t>deals</w:t>
      </w:r>
      <w:proofErr w:type="spellEnd"/>
      <w:r>
        <w:t xml:space="preserve">, </w:t>
      </w:r>
      <w:proofErr w:type="spellStart"/>
      <w:r>
        <w:t>without</w:t>
      </w:r>
      <w:proofErr w:type="spellEnd"/>
      <w:r>
        <w:t xml:space="preserve"> </w:t>
      </w:r>
      <w:proofErr w:type="spellStart"/>
      <w:r>
        <w:t>hiring</w:t>
      </w:r>
      <w:proofErr w:type="spellEnd"/>
      <w:r>
        <w:t xml:space="preserve"> </w:t>
      </w:r>
      <w:proofErr w:type="spellStart"/>
      <w:r>
        <w:t>or</w:t>
      </w:r>
      <w:proofErr w:type="spellEnd"/>
      <w:r>
        <w:t xml:space="preserve"> </w:t>
      </w:r>
      <w:proofErr w:type="spellStart"/>
      <w:r>
        <w:t>changing</w:t>
      </w:r>
      <w:proofErr w:type="spellEnd"/>
      <w:r>
        <w:t xml:space="preserve"> </w:t>
      </w:r>
      <w:proofErr w:type="spellStart"/>
      <w:r>
        <w:t>your</w:t>
      </w:r>
      <w:proofErr w:type="spellEnd"/>
      <w:r>
        <w:t xml:space="preserve"> </w:t>
      </w:r>
      <w:proofErr w:type="spellStart"/>
      <w:r>
        <w:t>tech</w:t>
      </w:r>
      <w:proofErr w:type="spellEnd"/>
      <w:r>
        <w:t xml:space="preserve"> </w:t>
      </w:r>
      <w:proofErr w:type="spellStart"/>
      <w:r>
        <w:t>stack</w:t>
      </w:r>
      <w:proofErr w:type="spellEnd"/>
      <w:r>
        <w:t xml:space="preserve">, </w:t>
      </w:r>
      <w:proofErr w:type="spellStart"/>
      <w:r>
        <w:t>would</w:t>
      </w:r>
      <w:proofErr w:type="spellEnd"/>
      <w:r>
        <w:t xml:space="preserve"> that </w:t>
      </w:r>
      <w:proofErr w:type="spellStart"/>
      <w:r>
        <w:t>be</w:t>
      </w:r>
      <w:proofErr w:type="spellEnd"/>
      <w:r>
        <w:t xml:space="preserve"> </w:t>
      </w:r>
      <w:proofErr w:type="spellStart"/>
      <w:r>
        <w:t>worth</w:t>
      </w:r>
      <w:proofErr w:type="spellEnd"/>
      <w:r>
        <w:t xml:space="preserve"> a quick </w:t>
      </w:r>
      <w:proofErr w:type="spellStart"/>
      <w:r>
        <w:t>chat</w:t>
      </w:r>
      <w:proofErr w:type="spellEnd"/>
      <w:r>
        <w:t>?</w:t>
      </w:r>
    </w:p>
    <w:p w14:paraId="5D688D2A" w14:textId="77777777" w:rsidR="00AB4906" w:rsidRDefault="00AB4906" w:rsidP="00AB4906">
      <w:pPr>
        <w:tabs>
          <w:tab w:val="left" w:pos="1450"/>
        </w:tabs>
      </w:pPr>
      <w:r>
        <w:t>Best,</w:t>
      </w:r>
    </w:p>
    <w:p w14:paraId="0EFC79F9" w14:textId="77777777" w:rsidR="00AB4906" w:rsidRDefault="00AB4906" w:rsidP="00AB4906">
      <w:pPr>
        <w:tabs>
          <w:tab w:val="left" w:pos="1450"/>
        </w:tabs>
      </w:pPr>
      <w:r>
        <w:t>Alan</w:t>
      </w:r>
    </w:p>
    <w:p w14:paraId="06E006A6" w14:textId="77777777" w:rsidR="00AB4906" w:rsidRDefault="00AB4906" w:rsidP="00AB4906">
      <w:pPr>
        <w:tabs>
          <w:tab w:val="left" w:pos="1450"/>
        </w:tabs>
      </w:pPr>
      <w:r>
        <w:t xml:space="preserve">P.S. Saw </w:t>
      </w:r>
      <w:proofErr w:type="spellStart"/>
      <w:r>
        <w:t>your</w:t>
      </w:r>
      <w:proofErr w:type="spellEnd"/>
      <w:r>
        <w:t xml:space="preserve"> </w:t>
      </w:r>
      <w:proofErr w:type="spellStart"/>
      <w:r>
        <w:t>team</w:t>
      </w:r>
      <w:proofErr w:type="spellEnd"/>
      <w:r>
        <w:t xml:space="preserve"> </w:t>
      </w:r>
      <w:proofErr w:type="spellStart"/>
      <w:r>
        <w:t>hit</w:t>
      </w:r>
      <w:proofErr w:type="spellEnd"/>
      <w:r>
        <w:t xml:space="preserve"> a </w:t>
      </w:r>
      <w:proofErr w:type="spellStart"/>
      <w:r>
        <w:t>new</w:t>
      </w:r>
      <w:proofErr w:type="spellEnd"/>
      <w:r>
        <w:t xml:space="preserve"> </w:t>
      </w:r>
      <w:proofErr w:type="spellStart"/>
      <w:r>
        <w:t>revenue</w:t>
      </w:r>
      <w:proofErr w:type="spellEnd"/>
      <w:r>
        <w:t xml:space="preserve"> </w:t>
      </w:r>
      <w:proofErr w:type="spellStart"/>
      <w:r>
        <w:t>milestone</w:t>
      </w:r>
      <w:proofErr w:type="spellEnd"/>
      <w:r>
        <w:t xml:space="preserve">, </w:t>
      </w:r>
      <w:proofErr w:type="spellStart"/>
      <w:r>
        <w:t>congrats</w:t>
      </w:r>
      <w:proofErr w:type="spellEnd"/>
      <w:r>
        <w:t xml:space="preserve">. Always </w:t>
      </w:r>
      <w:proofErr w:type="spellStart"/>
      <w:r>
        <w:t>great</w:t>
      </w:r>
      <w:proofErr w:type="spellEnd"/>
      <w:r>
        <w:t xml:space="preserve"> </w:t>
      </w:r>
      <w:proofErr w:type="spellStart"/>
      <w:r>
        <w:t>to</w:t>
      </w:r>
      <w:proofErr w:type="spellEnd"/>
      <w:r>
        <w:t xml:space="preserve"> </w:t>
      </w:r>
      <w:proofErr w:type="spellStart"/>
      <w:r>
        <w:t>see</w:t>
      </w:r>
      <w:proofErr w:type="spellEnd"/>
      <w:r>
        <w:t xml:space="preserve"> </w:t>
      </w:r>
      <w:proofErr w:type="spellStart"/>
      <w:r>
        <w:t>momentum</w:t>
      </w:r>
      <w:proofErr w:type="spellEnd"/>
      <w:r>
        <w:t xml:space="preserve"> like that!</w:t>
      </w:r>
    </w:p>
    <w:p w14:paraId="5B6BC2D4" w14:textId="77777777" w:rsidR="00AB4906" w:rsidRDefault="00AB4906" w:rsidP="00AB4906">
      <w:pPr>
        <w:tabs>
          <w:tab w:val="left" w:pos="1450"/>
        </w:tabs>
      </w:pPr>
    </w:p>
    <w:p w14:paraId="501E2584" w14:textId="77777777" w:rsidR="00AB4906" w:rsidRPr="008E6967" w:rsidRDefault="00AB4906" w:rsidP="00AB4906">
      <w:pPr>
        <w:tabs>
          <w:tab w:val="left" w:pos="1450"/>
        </w:tabs>
        <w:rPr>
          <w:b/>
          <w:bCs/>
        </w:rPr>
      </w:pPr>
      <w:r w:rsidRPr="008E6967">
        <w:rPr>
          <w:b/>
          <w:bCs/>
        </w:rPr>
        <w:t xml:space="preserve">Pain Point + Case Study </w:t>
      </w:r>
      <w:proofErr w:type="spellStart"/>
      <w:r w:rsidRPr="008E6967">
        <w:rPr>
          <w:b/>
          <w:bCs/>
        </w:rPr>
        <w:t>Strategy</w:t>
      </w:r>
      <w:proofErr w:type="spellEnd"/>
    </w:p>
    <w:p w14:paraId="2F922560" w14:textId="77777777" w:rsidR="00AB4906" w:rsidRDefault="00AB4906" w:rsidP="00AB4906">
      <w:pPr>
        <w:tabs>
          <w:tab w:val="left" w:pos="1450"/>
        </w:tabs>
      </w:pPr>
      <w:r>
        <w:t xml:space="preserve">Hey {{firstName}}, </w:t>
      </w:r>
      <w:proofErr w:type="spellStart"/>
      <w:r>
        <w:t>are</w:t>
      </w:r>
      <w:proofErr w:type="spellEnd"/>
      <w:r>
        <w:t xml:space="preserve"> </w:t>
      </w:r>
      <w:proofErr w:type="spellStart"/>
      <w:r>
        <w:t>you</w:t>
      </w:r>
      <w:proofErr w:type="spellEnd"/>
      <w:r>
        <w:t xml:space="preserve"> </w:t>
      </w:r>
      <w:proofErr w:type="spellStart"/>
      <w:r>
        <w:t>experiencing</w:t>
      </w:r>
      <w:proofErr w:type="spellEnd"/>
      <w:r>
        <w:t xml:space="preserve"> {{pain </w:t>
      </w:r>
      <w:proofErr w:type="spellStart"/>
      <w:r>
        <w:t>point</w:t>
      </w:r>
      <w:proofErr w:type="spellEnd"/>
      <w:r>
        <w:t xml:space="preserve">}} / </w:t>
      </w:r>
      <w:proofErr w:type="spellStart"/>
      <w:r>
        <w:t>how</w:t>
      </w:r>
      <w:proofErr w:type="spellEnd"/>
      <w:r>
        <w:t xml:space="preserve"> </w:t>
      </w:r>
      <w:proofErr w:type="spellStart"/>
      <w:r>
        <w:t>are</w:t>
      </w:r>
      <w:proofErr w:type="spellEnd"/>
      <w:r>
        <w:t xml:space="preserve"> </w:t>
      </w:r>
      <w:proofErr w:type="spellStart"/>
      <w:r>
        <w:t>you</w:t>
      </w:r>
      <w:proofErr w:type="spellEnd"/>
      <w:r>
        <w:t xml:space="preserve"> </w:t>
      </w:r>
      <w:proofErr w:type="spellStart"/>
      <w:r>
        <w:t>managing</w:t>
      </w:r>
      <w:proofErr w:type="spellEnd"/>
      <w:r>
        <w:t xml:space="preserve"> {{pain </w:t>
      </w:r>
      <w:proofErr w:type="spellStart"/>
      <w:r>
        <w:t>point</w:t>
      </w:r>
      <w:proofErr w:type="spellEnd"/>
      <w:r>
        <w:t>}}?</w:t>
      </w:r>
    </w:p>
    <w:p w14:paraId="14B0A759" w14:textId="77777777" w:rsidR="00AB4906" w:rsidRDefault="00AB4906" w:rsidP="00AB4906">
      <w:pPr>
        <w:tabs>
          <w:tab w:val="left" w:pos="1450"/>
        </w:tabs>
      </w:pPr>
      <w:r>
        <w:t xml:space="preserve">The </w:t>
      </w:r>
      <w:proofErr w:type="spellStart"/>
      <w:r>
        <w:t>reason</w:t>
      </w:r>
      <w:proofErr w:type="spellEnd"/>
      <w:r>
        <w:t xml:space="preserve"> </w:t>
      </w:r>
      <w:proofErr w:type="spellStart"/>
      <w:r>
        <w:t>I’m</w:t>
      </w:r>
      <w:proofErr w:type="spellEnd"/>
      <w:r>
        <w:t xml:space="preserve"> </w:t>
      </w:r>
      <w:proofErr w:type="spellStart"/>
      <w:r>
        <w:t>asking</w:t>
      </w:r>
      <w:proofErr w:type="spellEnd"/>
      <w:r>
        <w:t xml:space="preserve"> </w:t>
      </w:r>
      <w:proofErr w:type="spellStart"/>
      <w:r>
        <w:t>is</w:t>
      </w:r>
      <w:proofErr w:type="spellEnd"/>
      <w:r>
        <w:t xml:space="preserve"> </w:t>
      </w:r>
      <w:proofErr w:type="spellStart"/>
      <w:r>
        <w:t>because</w:t>
      </w:r>
      <w:proofErr w:type="spellEnd"/>
      <w:r>
        <w:t xml:space="preserve"> </w:t>
      </w:r>
      <w:proofErr w:type="spellStart"/>
      <w:r>
        <w:t>we</w:t>
      </w:r>
      <w:proofErr w:type="spellEnd"/>
      <w:r>
        <w:t xml:space="preserve"> </w:t>
      </w:r>
      <w:proofErr w:type="spellStart"/>
      <w:r>
        <w:t>help</w:t>
      </w:r>
      <w:proofErr w:type="spellEnd"/>
      <w:r>
        <w:t xml:space="preserve"> {{</w:t>
      </w:r>
      <w:proofErr w:type="spellStart"/>
      <w:r>
        <w:t>job</w:t>
      </w:r>
      <w:proofErr w:type="spellEnd"/>
      <w:r>
        <w:t xml:space="preserve"> title}} at {{</w:t>
      </w:r>
      <w:proofErr w:type="spellStart"/>
      <w:r>
        <w:t>subniche</w:t>
      </w:r>
      <w:proofErr w:type="spellEnd"/>
      <w:r>
        <w:t xml:space="preserve">}} </w:t>
      </w:r>
      <w:proofErr w:type="spellStart"/>
      <w:r>
        <w:t>solve</w:t>
      </w:r>
      <w:proofErr w:type="spellEnd"/>
      <w:r>
        <w:t xml:space="preserve"> {{pain </w:t>
      </w:r>
      <w:proofErr w:type="spellStart"/>
      <w:r>
        <w:t>point</w:t>
      </w:r>
      <w:proofErr w:type="spellEnd"/>
      <w:r>
        <w:t xml:space="preserve">}} </w:t>
      </w:r>
      <w:proofErr w:type="spellStart"/>
      <w:r>
        <w:t>by</w:t>
      </w:r>
      <w:proofErr w:type="spellEnd"/>
      <w:r>
        <w:t xml:space="preserve"> {{</w:t>
      </w:r>
      <w:proofErr w:type="spellStart"/>
      <w:r>
        <w:t>offer</w:t>
      </w:r>
      <w:proofErr w:type="spellEnd"/>
      <w:r>
        <w:t>}}.</w:t>
      </w:r>
    </w:p>
    <w:p w14:paraId="5810C225" w14:textId="77777777" w:rsidR="00AB4906" w:rsidRDefault="00AB4906" w:rsidP="00AB4906">
      <w:pPr>
        <w:tabs>
          <w:tab w:val="left" w:pos="1450"/>
        </w:tabs>
      </w:pPr>
      <w:r>
        <w:t xml:space="preserve">Just </w:t>
      </w:r>
      <w:proofErr w:type="spellStart"/>
      <w:r>
        <w:t>recently</w:t>
      </w:r>
      <w:proofErr w:type="spellEnd"/>
      <w:r>
        <w:t>, {{</w:t>
      </w:r>
      <w:proofErr w:type="spellStart"/>
      <w:r>
        <w:t>case</w:t>
      </w:r>
      <w:proofErr w:type="spellEnd"/>
      <w:r>
        <w:t xml:space="preserve"> </w:t>
      </w:r>
      <w:proofErr w:type="spellStart"/>
      <w:r>
        <w:t>study</w:t>
      </w:r>
      <w:proofErr w:type="spellEnd"/>
      <w:r>
        <w:t xml:space="preserve">}} </w:t>
      </w:r>
      <w:proofErr w:type="spellStart"/>
      <w:r>
        <w:t>achieved</w:t>
      </w:r>
      <w:proofErr w:type="spellEnd"/>
      <w:r>
        <w:t xml:space="preserve"> {{</w:t>
      </w:r>
      <w:proofErr w:type="spellStart"/>
      <w:r>
        <w:t>transformation</w:t>
      </w:r>
      <w:proofErr w:type="spellEnd"/>
      <w:r>
        <w:t>}} in {{</w:t>
      </w:r>
      <w:proofErr w:type="spellStart"/>
      <w:r>
        <w:t>timeframe</w:t>
      </w:r>
      <w:proofErr w:type="spellEnd"/>
      <w:r>
        <w:t xml:space="preserve">}} after </w:t>
      </w:r>
      <w:proofErr w:type="spellStart"/>
      <w:r>
        <w:t>working</w:t>
      </w:r>
      <w:proofErr w:type="spellEnd"/>
      <w:r>
        <w:t xml:space="preserve"> </w:t>
      </w:r>
      <w:proofErr w:type="spellStart"/>
      <w:r>
        <w:t>with</w:t>
      </w:r>
      <w:proofErr w:type="spellEnd"/>
      <w:r>
        <w:t xml:space="preserve"> </w:t>
      </w:r>
      <w:proofErr w:type="spellStart"/>
      <w:r>
        <w:t>us</w:t>
      </w:r>
      <w:proofErr w:type="spellEnd"/>
      <w:r>
        <w:t xml:space="preserve"> and </w:t>
      </w:r>
      <w:proofErr w:type="spellStart"/>
      <w:r>
        <w:t>made</w:t>
      </w:r>
      <w:proofErr w:type="spellEnd"/>
      <w:r>
        <w:t xml:space="preserve"> a quick </w:t>
      </w:r>
      <w:proofErr w:type="spellStart"/>
      <w:r>
        <w:t>video</w:t>
      </w:r>
      <w:proofErr w:type="spellEnd"/>
      <w:r>
        <w:t xml:space="preserve"> </w:t>
      </w:r>
      <w:proofErr w:type="spellStart"/>
      <w:r>
        <w:t>outlining</w:t>
      </w:r>
      <w:proofErr w:type="spellEnd"/>
      <w:r>
        <w:t xml:space="preserve"> </w:t>
      </w:r>
      <w:proofErr w:type="spellStart"/>
      <w:r>
        <w:t>how</w:t>
      </w:r>
      <w:proofErr w:type="spellEnd"/>
      <w:r>
        <w:t xml:space="preserve"> </w:t>
      </w:r>
      <w:proofErr w:type="spellStart"/>
      <w:r>
        <w:t>we’d</w:t>
      </w:r>
      <w:proofErr w:type="spellEnd"/>
      <w:r>
        <w:t xml:space="preserve"> do </w:t>
      </w:r>
      <w:proofErr w:type="spellStart"/>
      <w:r>
        <w:t>something</w:t>
      </w:r>
      <w:proofErr w:type="spellEnd"/>
      <w:r>
        <w:t xml:space="preserve"> </w:t>
      </w:r>
      <w:proofErr w:type="spellStart"/>
      <w:r>
        <w:t>similar</w:t>
      </w:r>
      <w:proofErr w:type="spellEnd"/>
      <w:r>
        <w:t xml:space="preserve"> </w:t>
      </w:r>
      <w:proofErr w:type="spellStart"/>
      <w:r>
        <w:t>for</w:t>
      </w:r>
      <w:proofErr w:type="spellEnd"/>
      <w:r>
        <w:t xml:space="preserve"> {{</w:t>
      </w:r>
      <w:proofErr w:type="spellStart"/>
      <w:r>
        <w:t>companyName</w:t>
      </w:r>
      <w:proofErr w:type="spellEnd"/>
      <w:r>
        <w:t>}}.</w:t>
      </w:r>
    </w:p>
    <w:p w14:paraId="15F4E3DB" w14:textId="032CA363" w:rsidR="00AB4906" w:rsidRDefault="00AB4906" w:rsidP="00AB4906">
      <w:pPr>
        <w:tabs>
          <w:tab w:val="left" w:pos="1450"/>
        </w:tabs>
      </w:pPr>
      <w:proofErr w:type="spellStart"/>
      <w:r>
        <w:lastRenderedPageBreak/>
        <w:t>Is</w:t>
      </w:r>
      <w:proofErr w:type="spellEnd"/>
      <w:r>
        <w:t xml:space="preserve"> </w:t>
      </w:r>
      <w:proofErr w:type="spellStart"/>
      <w:r>
        <w:t>this</w:t>
      </w:r>
      <w:proofErr w:type="spellEnd"/>
      <w:r>
        <w:t xml:space="preserve"> </w:t>
      </w:r>
      <w:proofErr w:type="spellStart"/>
      <w:r>
        <w:t>something</w:t>
      </w:r>
      <w:proofErr w:type="spellEnd"/>
      <w:r>
        <w:t xml:space="preserve"> </w:t>
      </w:r>
      <w:proofErr w:type="spellStart"/>
      <w:r>
        <w:t>of</w:t>
      </w:r>
      <w:proofErr w:type="spellEnd"/>
      <w:r>
        <w:t xml:space="preserve"> </w:t>
      </w:r>
      <w:proofErr w:type="spellStart"/>
      <w:r>
        <w:t>interest</w:t>
      </w:r>
      <w:proofErr w:type="spellEnd"/>
      <w:r>
        <w:t>?</w:t>
      </w:r>
    </w:p>
    <w:p w14:paraId="6ED5F6F0" w14:textId="6AACEF7E" w:rsidR="00AB4906" w:rsidRDefault="00AB4906" w:rsidP="00AB4906">
      <w:pPr>
        <w:tabs>
          <w:tab w:val="left" w:pos="1450"/>
        </w:tabs>
      </w:pPr>
    </w:p>
    <w:p w14:paraId="216F3FBD" w14:textId="532BBC9D" w:rsidR="00AB4906" w:rsidRPr="008E6967" w:rsidRDefault="00AB4906" w:rsidP="00AB4906">
      <w:pPr>
        <w:tabs>
          <w:tab w:val="left" w:pos="1450"/>
        </w:tabs>
        <w:rPr>
          <w:b/>
          <w:bCs/>
        </w:rPr>
      </w:pPr>
      <w:r w:rsidRPr="008E6967">
        <w:rPr>
          <w:b/>
          <w:bCs/>
        </w:rPr>
        <w:t xml:space="preserve">The Trigger + Pain + Proof + CTA </w:t>
      </w:r>
      <w:proofErr w:type="spellStart"/>
      <w:r w:rsidRPr="008E6967">
        <w:rPr>
          <w:b/>
          <w:bCs/>
        </w:rPr>
        <w:t>approach</w:t>
      </w:r>
      <w:proofErr w:type="spellEnd"/>
    </w:p>
    <w:p w14:paraId="43ECF486" w14:textId="18D321F0" w:rsidR="00AB4906" w:rsidRDefault="00AB4906" w:rsidP="00AB4906">
      <w:pPr>
        <w:tabs>
          <w:tab w:val="left" w:pos="1450"/>
        </w:tabs>
      </w:pPr>
      <w:r>
        <w:t>Hey [</w:t>
      </w:r>
      <w:proofErr w:type="spellStart"/>
      <w:r>
        <w:t>name</w:t>
      </w:r>
      <w:proofErr w:type="spellEnd"/>
      <w:r>
        <w:t>]</w:t>
      </w:r>
    </w:p>
    <w:p w14:paraId="746DA1BA" w14:textId="2C6CE820" w:rsidR="00AB4906" w:rsidRDefault="00AB4906" w:rsidP="00AB4906">
      <w:pPr>
        <w:tabs>
          <w:tab w:val="left" w:pos="1450"/>
        </w:tabs>
      </w:pPr>
      <w:r>
        <w:t xml:space="preserve">Saw </w:t>
      </w:r>
      <w:proofErr w:type="spellStart"/>
      <w:r>
        <w:t>you</w:t>
      </w:r>
      <w:proofErr w:type="spellEnd"/>
      <w:r>
        <w:t xml:space="preserve"> [relevant </w:t>
      </w:r>
      <w:proofErr w:type="spellStart"/>
      <w:r>
        <w:t>trigger</w:t>
      </w:r>
      <w:proofErr w:type="spellEnd"/>
      <w:r>
        <w:t xml:space="preserve">], Imagine </w:t>
      </w:r>
      <w:proofErr w:type="spellStart"/>
      <w:r>
        <w:t>you’re</w:t>
      </w:r>
      <w:proofErr w:type="spellEnd"/>
      <w:r>
        <w:t>/</w:t>
      </w:r>
      <w:proofErr w:type="spellStart"/>
      <w:r>
        <w:t>thought</w:t>
      </w:r>
      <w:proofErr w:type="spellEnd"/>
      <w:r>
        <w:t xml:space="preserve"> </w:t>
      </w:r>
      <w:proofErr w:type="spellStart"/>
      <w:r>
        <w:t>you’d</w:t>
      </w:r>
      <w:proofErr w:type="spellEnd"/>
      <w:r>
        <w:t xml:space="preserve"> [</w:t>
      </w:r>
      <w:proofErr w:type="spellStart"/>
      <w:r>
        <w:t>implication</w:t>
      </w:r>
      <w:proofErr w:type="spellEnd"/>
      <w:r>
        <w:t xml:space="preserve"> </w:t>
      </w:r>
      <w:proofErr w:type="spellStart"/>
      <w:r>
        <w:t>based</w:t>
      </w:r>
      <w:proofErr w:type="spellEnd"/>
      <w:r>
        <w:t xml:space="preserve"> on </w:t>
      </w:r>
      <w:proofErr w:type="spellStart"/>
      <w:r>
        <w:t>trigger</w:t>
      </w:r>
      <w:proofErr w:type="spellEnd"/>
      <w:r>
        <w:t>]</w:t>
      </w:r>
    </w:p>
    <w:p w14:paraId="2CE24FBD" w14:textId="67F0A317" w:rsidR="00AB4906" w:rsidRDefault="00AB4906" w:rsidP="00AB4906">
      <w:pPr>
        <w:tabs>
          <w:tab w:val="left" w:pos="1450"/>
        </w:tabs>
      </w:pPr>
      <w:proofErr w:type="spellStart"/>
      <w:r>
        <w:t>Usually</w:t>
      </w:r>
      <w:proofErr w:type="spellEnd"/>
      <w:r>
        <w:t xml:space="preserve">, </w:t>
      </w:r>
      <w:proofErr w:type="spellStart"/>
      <w:r>
        <w:t>our</w:t>
      </w:r>
      <w:proofErr w:type="spellEnd"/>
      <w:r>
        <w:t xml:space="preserve"> </w:t>
      </w:r>
      <w:proofErr w:type="spellStart"/>
      <w:r>
        <w:t>customers</w:t>
      </w:r>
      <w:proofErr w:type="spellEnd"/>
      <w:r>
        <w:t xml:space="preserve"> </w:t>
      </w:r>
      <w:proofErr w:type="spellStart"/>
      <w:r>
        <w:t>struggle</w:t>
      </w:r>
      <w:proofErr w:type="spellEnd"/>
      <w:r>
        <w:t xml:space="preserve"> [</w:t>
      </w:r>
      <w:proofErr w:type="spellStart"/>
      <w:r>
        <w:t>main</w:t>
      </w:r>
      <w:proofErr w:type="spellEnd"/>
      <w:r>
        <w:t xml:space="preserve"> problem </w:t>
      </w:r>
      <w:proofErr w:type="spellStart"/>
      <w:r>
        <w:t>related</w:t>
      </w:r>
      <w:proofErr w:type="spellEnd"/>
      <w:r>
        <w:t xml:space="preserve"> </w:t>
      </w:r>
      <w:proofErr w:type="spellStart"/>
      <w:r>
        <w:t>to</w:t>
      </w:r>
      <w:proofErr w:type="spellEnd"/>
      <w:r>
        <w:t xml:space="preserve"> ICP]</w:t>
      </w:r>
    </w:p>
    <w:p w14:paraId="0119C02F" w14:textId="77777777" w:rsidR="00AB4906" w:rsidRDefault="00AB4906" w:rsidP="00AB4906">
      <w:pPr>
        <w:tabs>
          <w:tab w:val="left" w:pos="1450"/>
        </w:tabs>
      </w:pPr>
      <w:r>
        <w:t>So [</w:t>
      </w:r>
      <w:proofErr w:type="spellStart"/>
      <w:r>
        <w:t>dig</w:t>
      </w:r>
      <w:proofErr w:type="spellEnd"/>
      <w:r>
        <w:t xml:space="preserve"> </w:t>
      </w:r>
      <w:proofErr w:type="spellStart"/>
      <w:r>
        <w:t>into</w:t>
      </w:r>
      <w:proofErr w:type="spellEnd"/>
      <w:r>
        <w:t xml:space="preserve"> </w:t>
      </w:r>
      <w:proofErr w:type="spellStart"/>
      <w:r>
        <w:t>the</w:t>
      </w:r>
      <w:proofErr w:type="spellEnd"/>
      <w:r>
        <w:t xml:space="preserve"> pain]</w:t>
      </w:r>
    </w:p>
    <w:p w14:paraId="53EE793B" w14:textId="1171F869" w:rsidR="00AB4906" w:rsidRDefault="00AB4906" w:rsidP="00AB4906">
      <w:pPr>
        <w:tabs>
          <w:tab w:val="left" w:pos="1450"/>
        </w:tabs>
      </w:pPr>
      <w:proofErr w:type="spellStart"/>
      <w:r>
        <w:t>We’ve</w:t>
      </w:r>
      <w:proofErr w:type="spellEnd"/>
      <w:r>
        <w:t xml:space="preserve"> </w:t>
      </w:r>
      <w:proofErr w:type="spellStart"/>
      <w:r>
        <w:t>been</w:t>
      </w:r>
      <w:proofErr w:type="spellEnd"/>
      <w:r>
        <w:t xml:space="preserve"> </w:t>
      </w:r>
      <w:proofErr w:type="spellStart"/>
      <w:r>
        <w:t>helping</w:t>
      </w:r>
      <w:proofErr w:type="spellEnd"/>
      <w:r>
        <w:t xml:space="preserve"> [social </w:t>
      </w:r>
      <w:proofErr w:type="spellStart"/>
      <w:r>
        <w:t>proof</w:t>
      </w:r>
      <w:proofErr w:type="spellEnd"/>
      <w:r>
        <w:t>]</w:t>
      </w:r>
    </w:p>
    <w:p w14:paraId="7EADA213" w14:textId="45976C26" w:rsidR="00AB4906" w:rsidRDefault="00AB4906" w:rsidP="00AB4906">
      <w:pPr>
        <w:tabs>
          <w:tab w:val="left" w:pos="1450"/>
        </w:tabs>
      </w:pPr>
      <w:r>
        <w:t xml:space="preserve">[positive </w:t>
      </w:r>
      <w:proofErr w:type="spellStart"/>
      <w:r>
        <w:t>outcome</w:t>
      </w:r>
      <w:proofErr w:type="spellEnd"/>
      <w:r>
        <w:t xml:space="preserve"> &amp; </w:t>
      </w:r>
      <w:proofErr w:type="spellStart"/>
      <w:r>
        <w:t>how</w:t>
      </w:r>
      <w:proofErr w:type="spellEnd"/>
      <w:r>
        <w:t xml:space="preserve"> </w:t>
      </w:r>
      <w:proofErr w:type="spellStart"/>
      <w:r>
        <w:t>your</w:t>
      </w:r>
      <w:proofErr w:type="spellEnd"/>
      <w:r>
        <w:t xml:space="preserve"> </w:t>
      </w:r>
      <w:proofErr w:type="spellStart"/>
      <w:r>
        <w:t>solution</w:t>
      </w:r>
      <w:proofErr w:type="spellEnd"/>
      <w:r>
        <w:t xml:space="preserve"> </w:t>
      </w:r>
      <w:proofErr w:type="spellStart"/>
      <w:r>
        <w:t>did</w:t>
      </w:r>
      <w:proofErr w:type="spellEnd"/>
      <w:r>
        <w:t xml:space="preserve"> that]</w:t>
      </w:r>
    </w:p>
    <w:p w14:paraId="2EA7DF29" w14:textId="6A3EBCA2" w:rsidR="00AB4906" w:rsidRDefault="00AB4906" w:rsidP="00AB4906">
      <w:pPr>
        <w:tabs>
          <w:tab w:val="left" w:pos="1450"/>
        </w:tabs>
      </w:pPr>
      <w:r>
        <w:t>[Soft CTA]</w:t>
      </w:r>
    </w:p>
    <w:p w14:paraId="444CE6DA" w14:textId="48781B36" w:rsidR="004318F0" w:rsidRDefault="004318F0" w:rsidP="00AB4906">
      <w:pPr>
        <w:pBdr>
          <w:bottom w:val="single" w:sz="12" w:space="1" w:color="auto"/>
        </w:pBdr>
        <w:tabs>
          <w:tab w:val="left" w:pos="1450"/>
        </w:tabs>
      </w:pPr>
    </w:p>
    <w:p w14:paraId="16433474" w14:textId="5B59EF63" w:rsidR="004318F0" w:rsidRDefault="004318F0" w:rsidP="00AB4906">
      <w:pPr>
        <w:tabs>
          <w:tab w:val="left" w:pos="1450"/>
        </w:tabs>
      </w:pPr>
    </w:p>
    <w:p w14:paraId="52D8F73B" w14:textId="23E96DC2" w:rsidR="004318F0" w:rsidRDefault="004318F0" w:rsidP="00AB4906">
      <w:pPr>
        <w:tabs>
          <w:tab w:val="left" w:pos="1450"/>
        </w:tabs>
      </w:pPr>
      <w:r>
        <w:rPr>
          <w:noProof/>
        </w:rPr>
        <w:drawing>
          <wp:anchor distT="0" distB="0" distL="114300" distR="114300" simplePos="0" relativeHeight="251666432" behindDoc="0" locked="0" layoutInCell="1" allowOverlap="1" wp14:anchorId="3B5E5C6A" wp14:editId="6B0E6FF1">
            <wp:simplePos x="0" y="0"/>
            <wp:positionH relativeFrom="margin">
              <wp:align>left</wp:align>
            </wp:positionH>
            <wp:positionV relativeFrom="paragraph">
              <wp:posOffset>39370</wp:posOffset>
            </wp:positionV>
            <wp:extent cx="2473960" cy="535940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73960" cy="535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247308" w14:textId="46A917D2" w:rsidR="004318F0" w:rsidRPr="004318F0" w:rsidRDefault="004318F0" w:rsidP="004318F0"/>
    <w:p w14:paraId="6003B777" w14:textId="09A24AD1" w:rsidR="004318F0" w:rsidRPr="004318F0" w:rsidRDefault="004318F0" w:rsidP="004318F0"/>
    <w:p w14:paraId="321CEDB2" w14:textId="1AD7A13B" w:rsidR="004318F0" w:rsidRPr="004318F0" w:rsidRDefault="004318F0" w:rsidP="004318F0"/>
    <w:p w14:paraId="5D51068F" w14:textId="087589A6" w:rsidR="004318F0" w:rsidRPr="004318F0" w:rsidRDefault="004318F0" w:rsidP="004318F0"/>
    <w:p w14:paraId="202E55C9" w14:textId="2C9DC781" w:rsidR="004318F0" w:rsidRPr="004318F0" w:rsidRDefault="004318F0" w:rsidP="004318F0"/>
    <w:p w14:paraId="3BFB5E47" w14:textId="355CAF66" w:rsidR="004318F0" w:rsidRPr="004318F0" w:rsidRDefault="004318F0" w:rsidP="004318F0"/>
    <w:p w14:paraId="3FC19B38" w14:textId="016C91E8" w:rsidR="004318F0" w:rsidRPr="004318F0" w:rsidRDefault="004318F0" w:rsidP="004318F0"/>
    <w:p w14:paraId="3D262D99" w14:textId="7CB028E3" w:rsidR="004318F0" w:rsidRPr="004318F0" w:rsidRDefault="004318F0" w:rsidP="004318F0"/>
    <w:p w14:paraId="0D1D7DC3" w14:textId="3F6E4787" w:rsidR="004318F0" w:rsidRDefault="004318F0" w:rsidP="004318F0"/>
    <w:p w14:paraId="04BAEDE6" w14:textId="04E588E1" w:rsidR="004318F0" w:rsidRDefault="004318F0" w:rsidP="004318F0">
      <w:pPr>
        <w:tabs>
          <w:tab w:val="left" w:pos="1740"/>
        </w:tabs>
      </w:pPr>
      <w:r>
        <w:tab/>
      </w:r>
    </w:p>
    <w:p w14:paraId="74C0C0EE" w14:textId="21B65636" w:rsidR="004318F0" w:rsidRDefault="004318F0" w:rsidP="004318F0">
      <w:pPr>
        <w:tabs>
          <w:tab w:val="left" w:pos="1740"/>
        </w:tabs>
      </w:pPr>
    </w:p>
    <w:p w14:paraId="6B1610E2" w14:textId="4892A1F1" w:rsidR="004318F0" w:rsidRDefault="004318F0" w:rsidP="004318F0">
      <w:pPr>
        <w:tabs>
          <w:tab w:val="left" w:pos="1740"/>
        </w:tabs>
      </w:pPr>
    </w:p>
    <w:p w14:paraId="3C5B6D7F" w14:textId="1A847DE7" w:rsidR="004318F0" w:rsidRDefault="004318F0" w:rsidP="004318F0">
      <w:pPr>
        <w:tabs>
          <w:tab w:val="left" w:pos="1740"/>
        </w:tabs>
      </w:pPr>
    </w:p>
    <w:p w14:paraId="67DEB572" w14:textId="65E3CEE6" w:rsidR="004318F0" w:rsidRDefault="004318F0" w:rsidP="004318F0">
      <w:pPr>
        <w:tabs>
          <w:tab w:val="left" w:pos="1740"/>
        </w:tabs>
      </w:pPr>
    </w:p>
    <w:p w14:paraId="6F852A63" w14:textId="62B81A30" w:rsidR="004318F0" w:rsidRDefault="004318F0" w:rsidP="004318F0">
      <w:pPr>
        <w:tabs>
          <w:tab w:val="left" w:pos="1740"/>
        </w:tabs>
      </w:pPr>
    </w:p>
    <w:p w14:paraId="4BD197F3" w14:textId="42BF306D" w:rsidR="004318F0" w:rsidRDefault="004318F0" w:rsidP="004318F0">
      <w:pPr>
        <w:tabs>
          <w:tab w:val="left" w:pos="1740"/>
        </w:tabs>
      </w:pPr>
    </w:p>
    <w:p w14:paraId="3BB195B2" w14:textId="26C8AE2C" w:rsidR="004318F0" w:rsidRDefault="004318F0" w:rsidP="004318F0">
      <w:pPr>
        <w:tabs>
          <w:tab w:val="left" w:pos="1740"/>
        </w:tabs>
      </w:pPr>
    </w:p>
    <w:p w14:paraId="7BCEA606" w14:textId="41C41E6E" w:rsidR="004318F0" w:rsidRDefault="004318F0" w:rsidP="004318F0">
      <w:pPr>
        <w:tabs>
          <w:tab w:val="left" w:pos="1740"/>
        </w:tabs>
      </w:pPr>
    </w:p>
    <w:p w14:paraId="2CE19F3F" w14:textId="77777777" w:rsidR="003A0E19" w:rsidRDefault="003A0E19" w:rsidP="003A0E19">
      <w:pPr>
        <w:ind w:left="30"/>
        <w:textAlignment w:val="baseline"/>
        <w:rPr>
          <w:rStyle w:val="js-update-components-actoravatar"/>
          <w:rFonts w:ascii="Segoe UI" w:hAnsi="Segoe UI" w:cs="Segoe UI"/>
          <w:b/>
          <w:bCs/>
          <w:color w:val="0A66C2"/>
          <w:u w:val="single"/>
          <w:bdr w:val="none" w:sz="0" w:space="0" w:color="auto" w:frame="1"/>
        </w:rPr>
      </w:pPr>
      <w:r>
        <w:rPr>
          <w:rFonts w:ascii="Segoe UI" w:hAnsi="Segoe UI" w:cs="Segoe UI"/>
        </w:rPr>
        <w:lastRenderedPageBreak/>
        <w:fldChar w:fldCharType="begin"/>
      </w:r>
      <w:r>
        <w:rPr>
          <w:rFonts w:ascii="Segoe UI" w:hAnsi="Segoe UI" w:cs="Segoe UI"/>
        </w:rPr>
        <w:instrText xml:space="preserve"> HYPERLINK "https://www.linkedin.com/in/quotaleague?miniProfileUrn=urn%3Ali%3Afsd_profile%3AACoAABVHzusBxs_lZXvA8Khdlcgs9P5J_kEPYVg" \t "_self" </w:instrText>
      </w:r>
      <w:r>
        <w:rPr>
          <w:rFonts w:ascii="Segoe UI" w:hAnsi="Segoe UI" w:cs="Segoe UI"/>
        </w:rPr>
        <w:fldChar w:fldCharType="separate"/>
      </w:r>
    </w:p>
    <w:p w14:paraId="66A7106C" w14:textId="01456CA9" w:rsidR="003A0E19" w:rsidRDefault="003A0E19" w:rsidP="003A0E19">
      <w:pPr>
        <w:ind w:left="30"/>
        <w:textAlignment w:val="baseline"/>
      </w:pPr>
      <w:r>
        <w:rPr>
          <w:rFonts w:ascii="Segoe UI" w:hAnsi="Segoe UI" w:cs="Segoe UI"/>
          <w:b/>
          <w:bCs/>
          <w:noProof/>
          <w:color w:val="0A66C2"/>
          <w:bdr w:val="none" w:sz="0" w:space="0" w:color="auto" w:frame="1"/>
        </w:rPr>
        <w:drawing>
          <wp:inline distT="0" distB="0" distL="0" distR="0" wp14:anchorId="62352BE3" wp14:editId="28D7FE59">
            <wp:extent cx="457200" cy="457200"/>
            <wp:effectExtent l="0" t="0" r="0" b="0"/>
            <wp:docPr id="15" name="Picture 15" descr="Link per visualizzare l’immagine  di Christian Kr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6" descr="Link per visualizzare l’immagine  di Christian Krau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22DE596" w14:textId="77777777" w:rsidR="003A0E19" w:rsidRDefault="003A0E19" w:rsidP="003A0E19">
      <w:pPr>
        <w:textAlignment w:val="baseline"/>
        <w:rPr>
          <w:rFonts w:ascii="Segoe UI" w:hAnsi="Segoe UI" w:cs="Segoe UI"/>
        </w:rPr>
      </w:pPr>
      <w:r>
        <w:rPr>
          <w:rFonts w:ascii="Segoe UI" w:hAnsi="Segoe UI" w:cs="Segoe UI"/>
        </w:rPr>
        <w:fldChar w:fldCharType="end"/>
      </w:r>
    </w:p>
    <w:p w14:paraId="25CD89FB" w14:textId="77777777" w:rsidR="003A0E19" w:rsidRDefault="003A0E19" w:rsidP="003A0E19">
      <w:pPr>
        <w:textAlignment w:val="baseline"/>
        <w:rPr>
          <w:rStyle w:val="Hyperlink"/>
          <w:b/>
          <w:bCs/>
          <w:color w:val="0A66C2"/>
          <w:bdr w:val="none" w:sz="0" w:space="0" w:color="auto" w:frame="1"/>
        </w:rPr>
      </w:pPr>
      <w:hyperlink r:id="rId39" w:tgtFrame="_self" w:history="1">
        <w:r>
          <w:rPr>
            <w:rStyle w:val="vmjvlsjkfyxofglscedfuthibinnhtpyzhae"/>
            <w:rFonts w:ascii="Segoe UI" w:hAnsi="Segoe UI" w:cs="Segoe UI"/>
            <w:b/>
            <w:bCs/>
            <w:color w:val="0A66C2"/>
            <w:u w:val="single"/>
            <w:bdr w:val="none" w:sz="0" w:space="0" w:color="auto" w:frame="1"/>
          </w:rPr>
          <w:t xml:space="preserve">Christian </w:t>
        </w:r>
        <w:proofErr w:type="spellStart"/>
        <w:r>
          <w:rPr>
            <w:rStyle w:val="vmjvlsjkfyxofglscedfuthibinnhtpyzhae"/>
            <w:rFonts w:ascii="Segoe UI" w:hAnsi="Segoe UI" w:cs="Segoe UI"/>
            <w:b/>
            <w:bCs/>
            <w:color w:val="0A66C2"/>
            <w:u w:val="single"/>
            <w:bdr w:val="none" w:sz="0" w:space="0" w:color="auto" w:frame="1"/>
          </w:rPr>
          <w:t>Krause</w:t>
        </w:r>
        <w:r>
          <w:rPr>
            <w:rStyle w:val="visually-hidden"/>
            <w:rFonts w:ascii="Segoe UI" w:hAnsi="Segoe UI" w:cs="Segoe UI"/>
            <w:b/>
            <w:bCs/>
            <w:color w:val="0A66C2"/>
            <w:u w:val="single"/>
            <w:bdr w:val="none" w:sz="0" w:space="0" w:color="auto" w:frame="1"/>
          </w:rPr>
          <w:t>Christian</w:t>
        </w:r>
        <w:proofErr w:type="spellEnd"/>
        <w:r>
          <w:rPr>
            <w:rStyle w:val="visually-hidden"/>
            <w:rFonts w:ascii="Segoe UI" w:hAnsi="Segoe UI" w:cs="Segoe UI"/>
            <w:b/>
            <w:bCs/>
            <w:color w:val="0A66C2"/>
            <w:u w:val="single"/>
            <w:bdr w:val="none" w:sz="0" w:space="0" w:color="auto" w:frame="1"/>
          </w:rPr>
          <w:t xml:space="preserve"> Krause</w:t>
        </w:r>
        <w:r>
          <w:rPr>
            <w:rStyle w:val="white-space-pre"/>
            <w:rFonts w:ascii="Segoe UI" w:hAnsi="Segoe UI" w:cs="Segoe UI"/>
            <w:color w:val="0A66C2"/>
            <w:sz w:val="18"/>
            <w:szCs w:val="18"/>
            <w:u w:val="single"/>
            <w:bdr w:val="none" w:sz="0" w:space="0" w:color="auto" w:frame="1"/>
          </w:rPr>
          <w:t xml:space="preserve"> </w:t>
        </w:r>
        <w:r>
          <w:rPr>
            <w:rStyle w:val="update-components-actorsupplementary-actor-info"/>
            <w:rFonts w:ascii="Segoe UI" w:hAnsi="Segoe UI" w:cs="Segoe UI"/>
            <w:color w:val="0A66C2"/>
            <w:sz w:val="18"/>
            <w:szCs w:val="18"/>
            <w:u w:val="single"/>
            <w:bdr w:val="none" w:sz="0" w:space="0" w:color="auto" w:frame="1"/>
          </w:rPr>
          <w:t xml:space="preserve">• </w:t>
        </w:r>
        <w:proofErr w:type="spellStart"/>
        <w:r>
          <w:rPr>
            <w:rStyle w:val="update-components-actorsupplementary-actor-info"/>
            <w:rFonts w:ascii="Segoe UI" w:hAnsi="Segoe UI" w:cs="Segoe UI"/>
            <w:color w:val="0A66C2"/>
            <w:sz w:val="18"/>
            <w:szCs w:val="18"/>
            <w:u w:val="single"/>
            <w:bdr w:val="none" w:sz="0" w:space="0" w:color="auto" w:frame="1"/>
          </w:rPr>
          <w:t>Già</w:t>
        </w:r>
        <w:proofErr w:type="spellEnd"/>
        <w:r>
          <w:rPr>
            <w:rStyle w:val="update-components-actorsupplementary-actor-info"/>
            <w:rFonts w:ascii="Segoe UI" w:hAnsi="Segoe UI" w:cs="Segoe UI"/>
            <w:color w:val="0A66C2"/>
            <w:sz w:val="18"/>
            <w:szCs w:val="18"/>
            <w:u w:val="single"/>
            <w:bdr w:val="none" w:sz="0" w:space="0" w:color="auto" w:frame="1"/>
          </w:rPr>
          <w:t xml:space="preserve"> </w:t>
        </w:r>
        <w:proofErr w:type="spellStart"/>
        <w:r>
          <w:rPr>
            <w:rStyle w:val="update-components-actorsupplementary-actor-info"/>
            <w:rFonts w:ascii="Segoe UI" w:hAnsi="Segoe UI" w:cs="Segoe UI"/>
            <w:color w:val="0A66C2"/>
            <w:sz w:val="18"/>
            <w:szCs w:val="18"/>
            <w:u w:val="single"/>
            <w:bdr w:val="none" w:sz="0" w:space="0" w:color="auto" w:frame="1"/>
          </w:rPr>
          <w:t>segui</w:t>
        </w:r>
        <w:r>
          <w:rPr>
            <w:rStyle w:val="visually-hidden"/>
            <w:rFonts w:ascii="Segoe UI" w:hAnsi="Segoe UI" w:cs="Segoe UI"/>
            <w:color w:val="0A66C2"/>
            <w:sz w:val="18"/>
            <w:szCs w:val="18"/>
            <w:u w:val="single"/>
            <w:bdr w:val="none" w:sz="0" w:space="0" w:color="auto" w:frame="1"/>
          </w:rPr>
          <w:t>Influencer</w:t>
        </w:r>
        <w:proofErr w:type="spellEnd"/>
        <w:r>
          <w:rPr>
            <w:rStyle w:val="visually-hidden"/>
            <w:rFonts w:ascii="Segoe UI" w:hAnsi="Segoe UI" w:cs="Segoe UI"/>
            <w:color w:val="0A66C2"/>
            <w:sz w:val="18"/>
            <w:szCs w:val="18"/>
            <w:u w:val="single"/>
            <w:bdr w:val="none" w:sz="0" w:space="0" w:color="auto" w:frame="1"/>
          </w:rPr>
          <w:t xml:space="preserve"> • </w:t>
        </w:r>
        <w:proofErr w:type="spellStart"/>
        <w:r>
          <w:rPr>
            <w:rStyle w:val="visually-hidden"/>
            <w:rFonts w:ascii="Segoe UI" w:hAnsi="Segoe UI" w:cs="Segoe UI"/>
            <w:color w:val="0A66C2"/>
            <w:sz w:val="18"/>
            <w:szCs w:val="18"/>
            <w:u w:val="single"/>
            <w:bdr w:val="none" w:sz="0" w:space="0" w:color="auto" w:frame="1"/>
          </w:rPr>
          <w:t>Già</w:t>
        </w:r>
        <w:proofErr w:type="spellEnd"/>
        <w:r>
          <w:rPr>
            <w:rStyle w:val="visually-hidden"/>
            <w:rFonts w:ascii="Segoe UI" w:hAnsi="Segoe UI" w:cs="Segoe UI"/>
            <w:color w:val="0A66C2"/>
            <w:sz w:val="18"/>
            <w:szCs w:val="18"/>
            <w:u w:val="single"/>
            <w:bdr w:val="none" w:sz="0" w:space="0" w:color="auto" w:frame="1"/>
          </w:rPr>
          <w:t xml:space="preserve"> </w:t>
        </w:r>
        <w:proofErr w:type="spellStart"/>
        <w:r>
          <w:rPr>
            <w:rStyle w:val="visually-hidden"/>
            <w:rFonts w:ascii="Segoe UI" w:hAnsi="Segoe UI" w:cs="Segoe UI"/>
            <w:color w:val="0A66C2"/>
            <w:sz w:val="18"/>
            <w:szCs w:val="18"/>
            <w:u w:val="single"/>
            <w:bdr w:val="none" w:sz="0" w:space="0" w:color="auto" w:frame="1"/>
          </w:rPr>
          <w:t>segui</w:t>
        </w:r>
        <w:r>
          <w:rPr>
            <w:rStyle w:val="update-components-actordescription"/>
            <w:rFonts w:ascii="Segoe UI" w:hAnsi="Segoe UI" w:cs="Segoe UI"/>
            <w:color w:val="0A66C2"/>
            <w:sz w:val="18"/>
            <w:szCs w:val="18"/>
            <w:u w:val="single"/>
            <w:bdr w:val="none" w:sz="0" w:space="0" w:color="auto" w:frame="1"/>
          </w:rPr>
          <w:t>Make</w:t>
        </w:r>
        <w:proofErr w:type="spellEnd"/>
        <w:r>
          <w:rPr>
            <w:rStyle w:val="update-components-actordescription"/>
            <w:rFonts w:ascii="Segoe UI" w:hAnsi="Segoe UI" w:cs="Segoe UI"/>
            <w:color w:val="0A66C2"/>
            <w:sz w:val="18"/>
            <w:szCs w:val="18"/>
            <w:u w:val="single"/>
            <w:bdr w:val="none" w:sz="0" w:space="0" w:color="auto" w:frame="1"/>
          </w:rPr>
          <w:t xml:space="preserve"> LinkedIn </w:t>
        </w:r>
        <w:proofErr w:type="spellStart"/>
        <w:r>
          <w:rPr>
            <w:rStyle w:val="update-components-actordescription"/>
            <w:rFonts w:ascii="Segoe UI" w:hAnsi="Segoe UI" w:cs="Segoe UI"/>
            <w:color w:val="0A66C2"/>
            <w:sz w:val="18"/>
            <w:szCs w:val="18"/>
            <w:u w:val="single"/>
            <w:bdr w:val="none" w:sz="0" w:space="0" w:color="auto" w:frame="1"/>
          </w:rPr>
          <w:t>Your</w:t>
        </w:r>
        <w:proofErr w:type="spellEnd"/>
        <w:r>
          <w:rPr>
            <w:rStyle w:val="update-components-actordescription"/>
            <w:rFonts w:ascii="Segoe UI" w:hAnsi="Segoe UI" w:cs="Segoe UI"/>
            <w:color w:val="0A66C2"/>
            <w:sz w:val="18"/>
            <w:szCs w:val="18"/>
            <w:u w:val="single"/>
            <w:bdr w:val="none" w:sz="0" w:space="0" w:color="auto" w:frame="1"/>
          </w:rPr>
          <w:t xml:space="preserve"> Pipeline Engine | </w:t>
        </w:r>
        <w:proofErr w:type="spellStart"/>
        <w:r>
          <w:rPr>
            <w:rStyle w:val="update-components-actordescription"/>
            <w:rFonts w:ascii="Segoe UI" w:hAnsi="Segoe UI" w:cs="Segoe UI"/>
            <w:color w:val="0A66C2"/>
            <w:sz w:val="18"/>
            <w:szCs w:val="18"/>
            <w:u w:val="single"/>
            <w:bdr w:val="none" w:sz="0" w:space="0" w:color="auto" w:frame="1"/>
          </w:rPr>
          <w:t>Social</w:t>
        </w:r>
        <w:proofErr w:type="spellEnd"/>
        <w:r>
          <w:rPr>
            <w:rStyle w:val="update-components-actordescription"/>
            <w:rFonts w:ascii="Segoe UI" w:hAnsi="Segoe UI" w:cs="Segoe UI"/>
            <w:color w:val="0A66C2"/>
            <w:sz w:val="18"/>
            <w:szCs w:val="18"/>
            <w:u w:val="single"/>
            <w:bdr w:val="none" w:sz="0" w:space="0" w:color="auto" w:frame="1"/>
          </w:rPr>
          <w:t xml:space="preserve"> </w:t>
        </w:r>
        <w:proofErr w:type="spellStart"/>
        <w:r>
          <w:rPr>
            <w:rStyle w:val="update-components-actordescription"/>
            <w:rFonts w:ascii="Segoe UI" w:hAnsi="Segoe UI" w:cs="Segoe UI"/>
            <w:color w:val="0A66C2"/>
            <w:sz w:val="18"/>
            <w:szCs w:val="18"/>
            <w:u w:val="single"/>
            <w:bdr w:val="none" w:sz="0" w:space="0" w:color="auto" w:frame="1"/>
          </w:rPr>
          <w:t>Selling</w:t>
        </w:r>
        <w:proofErr w:type="spellEnd"/>
        <w:r>
          <w:rPr>
            <w:rStyle w:val="update-components-actordescription"/>
            <w:rFonts w:ascii="Segoe UI" w:hAnsi="Segoe UI" w:cs="Segoe UI"/>
            <w:color w:val="0A66C2"/>
            <w:sz w:val="18"/>
            <w:szCs w:val="18"/>
            <w:u w:val="single"/>
            <w:bdr w:val="none" w:sz="0" w:space="0" w:color="auto" w:frame="1"/>
          </w:rPr>
          <w:t xml:space="preserve"> Training </w:t>
        </w:r>
        <w:proofErr w:type="spellStart"/>
        <w:r>
          <w:rPr>
            <w:rStyle w:val="update-components-actordescription"/>
            <w:rFonts w:ascii="Segoe UI" w:hAnsi="Segoe UI" w:cs="Segoe UI"/>
            <w:color w:val="0A66C2"/>
            <w:sz w:val="18"/>
            <w:szCs w:val="18"/>
            <w:u w:val="single"/>
            <w:bdr w:val="none" w:sz="0" w:space="0" w:color="auto" w:frame="1"/>
          </w:rPr>
          <w:t>for</w:t>
        </w:r>
        <w:proofErr w:type="spellEnd"/>
        <w:r>
          <w:rPr>
            <w:rStyle w:val="update-components-actordescription"/>
            <w:rFonts w:ascii="Segoe UI" w:hAnsi="Segoe UI" w:cs="Segoe UI"/>
            <w:color w:val="0A66C2"/>
            <w:sz w:val="18"/>
            <w:szCs w:val="18"/>
            <w:u w:val="single"/>
            <w:bdr w:val="none" w:sz="0" w:space="0" w:color="auto" w:frame="1"/>
          </w:rPr>
          <w:t xml:space="preserve"> </w:t>
        </w:r>
        <w:proofErr w:type="spellStart"/>
        <w:r>
          <w:rPr>
            <w:rStyle w:val="update-components-actordescription"/>
            <w:rFonts w:ascii="Segoe UI" w:hAnsi="Segoe UI" w:cs="Segoe UI"/>
            <w:color w:val="0A66C2"/>
            <w:sz w:val="18"/>
            <w:szCs w:val="18"/>
            <w:u w:val="single"/>
            <w:bdr w:val="none" w:sz="0" w:space="0" w:color="auto" w:frame="1"/>
          </w:rPr>
          <w:t>sales</w:t>
        </w:r>
        <w:proofErr w:type="spellEnd"/>
        <w:r>
          <w:rPr>
            <w:rStyle w:val="update-components-actordescription"/>
            <w:rFonts w:ascii="Segoe UI" w:hAnsi="Segoe UI" w:cs="Segoe UI"/>
            <w:color w:val="0A66C2"/>
            <w:sz w:val="18"/>
            <w:szCs w:val="18"/>
            <w:u w:val="single"/>
            <w:bdr w:val="none" w:sz="0" w:space="0" w:color="auto" w:frame="1"/>
          </w:rPr>
          <w:t xml:space="preserve"> </w:t>
        </w:r>
        <w:proofErr w:type="spellStart"/>
        <w:r>
          <w:rPr>
            <w:rStyle w:val="update-components-actordescription"/>
            <w:rFonts w:ascii="Segoe UI" w:hAnsi="Segoe UI" w:cs="Segoe UI"/>
            <w:color w:val="0A66C2"/>
            <w:sz w:val="18"/>
            <w:szCs w:val="18"/>
            <w:u w:val="single"/>
            <w:bdr w:val="none" w:sz="0" w:space="0" w:color="auto" w:frame="1"/>
          </w:rPr>
          <w:t>teams</w:t>
        </w:r>
        <w:proofErr w:type="spellEnd"/>
        <w:r>
          <w:rPr>
            <w:rStyle w:val="update-components-actordescription"/>
            <w:rFonts w:ascii="Segoe UI" w:hAnsi="Segoe UI" w:cs="Segoe UI"/>
            <w:color w:val="0A66C2"/>
            <w:sz w:val="18"/>
            <w:szCs w:val="18"/>
            <w:u w:val="single"/>
            <w:bdr w:val="none" w:sz="0" w:space="0" w:color="auto" w:frame="1"/>
          </w:rPr>
          <w:t xml:space="preserve"> | Sales Leader Coaching | Monthly Live </w:t>
        </w:r>
        <w:proofErr w:type="spellStart"/>
        <w:r>
          <w:rPr>
            <w:rStyle w:val="update-components-actordescription"/>
            <w:rFonts w:ascii="Segoe UI" w:hAnsi="Segoe UI" w:cs="Segoe UI"/>
            <w:color w:val="0A66C2"/>
            <w:sz w:val="18"/>
            <w:szCs w:val="18"/>
            <w:u w:val="single"/>
            <w:bdr w:val="none" w:sz="0" w:space="0" w:color="auto" w:frame="1"/>
          </w:rPr>
          <w:t>Cohort</w:t>
        </w:r>
        <w:proofErr w:type="spellEnd"/>
        <w:r>
          <w:rPr>
            <w:rStyle w:val="update-components-actordescription"/>
            <w:rFonts w:ascii="Segoe UI" w:hAnsi="Segoe UI" w:cs="Segoe UI"/>
            <w:color w:val="0A66C2"/>
            <w:sz w:val="18"/>
            <w:szCs w:val="18"/>
            <w:u w:val="single"/>
            <w:bdr w:val="none" w:sz="0" w:space="0" w:color="auto" w:frame="1"/>
          </w:rPr>
          <w:t xml:space="preserve"> | Free </w:t>
        </w:r>
        <w:proofErr w:type="spellStart"/>
        <w:r>
          <w:rPr>
            <w:rStyle w:val="update-components-actordescription"/>
            <w:rFonts w:ascii="Segoe UI" w:hAnsi="Segoe UI" w:cs="Segoe UI"/>
            <w:color w:val="0A66C2"/>
            <w:sz w:val="18"/>
            <w:szCs w:val="18"/>
            <w:u w:val="single"/>
            <w:bdr w:val="none" w:sz="0" w:space="0" w:color="auto" w:frame="1"/>
          </w:rPr>
          <w:t>Playbook</w:t>
        </w:r>
        <w:r>
          <w:rPr>
            <w:rStyle w:val="visually-hidden"/>
            <w:rFonts w:ascii="Segoe UI" w:hAnsi="Segoe UI" w:cs="Segoe UI"/>
            <w:color w:val="0A66C2"/>
            <w:sz w:val="18"/>
            <w:szCs w:val="18"/>
            <w:u w:val="single"/>
            <w:bdr w:val="none" w:sz="0" w:space="0" w:color="auto" w:frame="1"/>
          </w:rPr>
          <w:t>Make</w:t>
        </w:r>
        <w:proofErr w:type="spellEnd"/>
        <w:r>
          <w:rPr>
            <w:rStyle w:val="visually-hidden"/>
            <w:rFonts w:ascii="Segoe UI" w:hAnsi="Segoe UI" w:cs="Segoe UI"/>
            <w:color w:val="0A66C2"/>
            <w:sz w:val="18"/>
            <w:szCs w:val="18"/>
            <w:u w:val="single"/>
            <w:bdr w:val="none" w:sz="0" w:space="0" w:color="auto" w:frame="1"/>
          </w:rPr>
          <w:t xml:space="preserve"> LinkedIn </w:t>
        </w:r>
        <w:proofErr w:type="spellStart"/>
        <w:r>
          <w:rPr>
            <w:rStyle w:val="visually-hidden"/>
            <w:rFonts w:ascii="Segoe UI" w:hAnsi="Segoe UI" w:cs="Segoe UI"/>
            <w:color w:val="0A66C2"/>
            <w:sz w:val="18"/>
            <w:szCs w:val="18"/>
            <w:u w:val="single"/>
            <w:bdr w:val="none" w:sz="0" w:space="0" w:color="auto" w:frame="1"/>
          </w:rPr>
          <w:t>Your</w:t>
        </w:r>
        <w:proofErr w:type="spellEnd"/>
        <w:r>
          <w:rPr>
            <w:rStyle w:val="visually-hidden"/>
            <w:rFonts w:ascii="Segoe UI" w:hAnsi="Segoe UI" w:cs="Segoe UI"/>
            <w:color w:val="0A66C2"/>
            <w:sz w:val="18"/>
            <w:szCs w:val="18"/>
            <w:u w:val="single"/>
            <w:bdr w:val="none" w:sz="0" w:space="0" w:color="auto" w:frame="1"/>
          </w:rPr>
          <w:t xml:space="preserve"> Pipeline Engine | </w:t>
        </w:r>
        <w:proofErr w:type="spellStart"/>
        <w:r>
          <w:rPr>
            <w:rStyle w:val="visually-hidden"/>
            <w:rFonts w:ascii="Segoe UI" w:hAnsi="Segoe UI" w:cs="Segoe UI"/>
            <w:color w:val="0A66C2"/>
            <w:sz w:val="18"/>
            <w:szCs w:val="18"/>
            <w:u w:val="single"/>
            <w:bdr w:val="none" w:sz="0" w:space="0" w:color="auto" w:frame="1"/>
          </w:rPr>
          <w:t>Social</w:t>
        </w:r>
        <w:proofErr w:type="spellEnd"/>
        <w:r>
          <w:rPr>
            <w:rStyle w:val="visually-hidden"/>
            <w:rFonts w:ascii="Segoe UI" w:hAnsi="Segoe UI" w:cs="Segoe UI"/>
            <w:color w:val="0A66C2"/>
            <w:sz w:val="18"/>
            <w:szCs w:val="18"/>
            <w:u w:val="single"/>
            <w:bdr w:val="none" w:sz="0" w:space="0" w:color="auto" w:frame="1"/>
          </w:rPr>
          <w:t xml:space="preserve"> </w:t>
        </w:r>
        <w:proofErr w:type="spellStart"/>
        <w:r>
          <w:rPr>
            <w:rStyle w:val="visually-hidden"/>
            <w:rFonts w:ascii="Segoe UI" w:hAnsi="Segoe UI" w:cs="Segoe UI"/>
            <w:color w:val="0A66C2"/>
            <w:sz w:val="18"/>
            <w:szCs w:val="18"/>
            <w:u w:val="single"/>
            <w:bdr w:val="none" w:sz="0" w:space="0" w:color="auto" w:frame="1"/>
          </w:rPr>
          <w:t>Selling</w:t>
        </w:r>
        <w:proofErr w:type="spellEnd"/>
        <w:r>
          <w:rPr>
            <w:rStyle w:val="visually-hidden"/>
            <w:rFonts w:ascii="Segoe UI" w:hAnsi="Segoe UI" w:cs="Segoe UI"/>
            <w:color w:val="0A66C2"/>
            <w:sz w:val="18"/>
            <w:szCs w:val="18"/>
            <w:u w:val="single"/>
            <w:bdr w:val="none" w:sz="0" w:space="0" w:color="auto" w:frame="1"/>
          </w:rPr>
          <w:t xml:space="preserve"> Training </w:t>
        </w:r>
        <w:proofErr w:type="spellStart"/>
        <w:r>
          <w:rPr>
            <w:rStyle w:val="visually-hidden"/>
            <w:rFonts w:ascii="Segoe UI" w:hAnsi="Segoe UI" w:cs="Segoe UI"/>
            <w:color w:val="0A66C2"/>
            <w:sz w:val="18"/>
            <w:szCs w:val="18"/>
            <w:u w:val="single"/>
            <w:bdr w:val="none" w:sz="0" w:space="0" w:color="auto" w:frame="1"/>
          </w:rPr>
          <w:t>for</w:t>
        </w:r>
        <w:proofErr w:type="spellEnd"/>
        <w:r>
          <w:rPr>
            <w:rStyle w:val="visually-hidden"/>
            <w:rFonts w:ascii="Segoe UI" w:hAnsi="Segoe UI" w:cs="Segoe UI"/>
            <w:color w:val="0A66C2"/>
            <w:sz w:val="18"/>
            <w:szCs w:val="18"/>
            <w:u w:val="single"/>
            <w:bdr w:val="none" w:sz="0" w:space="0" w:color="auto" w:frame="1"/>
          </w:rPr>
          <w:t xml:space="preserve"> </w:t>
        </w:r>
        <w:proofErr w:type="spellStart"/>
        <w:r>
          <w:rPr>
            <w:rStyle w:val="visually-hidden"/>
            <w:rFonts w:ascii="Segoe UI" w:hAnsi="Segoe UI" w:cs="Segoe UI"/>
            <w:color w:val="0A66C2"/>
            <w:sz w:val="18"/>
            <w:szCs w:val="18"/>
            <w:u w:val="single"/>
            <w:bdr w:val="none" w:sz="0" w:space="0" w:color="auto" w:frame="1"/>
          </w:rPr>
          <w:t>sales</w:t>
        </w:r>
        <w:proofErr w:type="spellEnd"/>
        <w:r>
          <w:rPr>
            <w:rStyle w:val="visually-hidden"/>
            <w:rFonts w:ascii="Segoe UI" w:hAnsi="Segoe UI" w:cs="Segoe UI"/>
            <w:color w:val="0A66C2"/>
            <w:sz w:val="18"/>
            <w:szCs w:val="18"/>
            <w:u w:val="single"/>
            <w:bdr w:val="none" w:sz="0" w:space="0" w:color="auto" w:frame="1"/>
          </w:rPr>
          <w:t xml:space="preserve"> </w:t>
        </w:r>
        <w:proofErr w:type="spellStart"/>
        <w:r>
          <w:rPr>
            <w:rStyle w:val="visually-hidden"/>
            <w:rFonts w:ascii="Segoe UI" w:hAnsi="Segoe UI" w:cs="Segoe UI"/>
            <w:color w:val="0A66C2"/>
            <w:sz w:val="18"/>
            <w:szCs w:val="18"/>
            <w:u w:val="single"/>
            <w:bdr w:val="none" w:sz="0" w:space="0" w:color="auto" w:frame="1"/>
          </w:rPr>
          <w:t>teams</w:t>
        </w:r>
        <w:proofErr w:type="spellEnd"/>
        <w:r>
          <w:rPr>
            <w:rStyle w:val="visually-hidden"/>
            <w:rFonts w:ascii="Segoe UI" w:hAnsi="Segoe UI" w:cs="Segoe UI"/>
            <w:color w:val="0A66C2"/>
            <w:sz w:val="18"/>
            <w:szCs w:val="18"/>
            <w:u w:val="single"/>
            <w:bdr w:val="none" w:sz="0" w:space="0" w:color="auto" w:frame="1"/>
          </w:rPr>
          <w:t xml:space="preserve"> | Sales Leader Coaching | Monthly Live </w:t>
        </w:r>
        <w:proofErr w:type="spellStart"/>
        <w:r>
          <w:rPr>
            <w:rStyle w:val="visually-hidden"/>
            <w:rFonts w:ascii="Segoe UI" w:hAnsi="Segoe UI" w:cs="Segoe UI"/>
            <w:color w:val="0A66C2"/>
            <w:sz w:val="18"/>
            <w:szCs w:val="18"/>
            <w:u w:val="single"/>
            <w:bdr w:val="none" w:sz="0" w:space="0" w:color="auto" w:frame="1"/>
          </w:rPr>
          <w:t>Cohort</w:t>
        </w:r>
        <w:proofErr w:type="spellEnd"/>
        <w:r>
          <w:rPr>
            <w:rStyle w:val="visually-hidden"/>
            <w:rFonts w:ascii="Segoe UI" w:hAnsi="Segoe UI" w:cs="Segoe UI"/>
            <w:color w:val="0A66C2"/>
            <w:sz w:val="18"/>
            <w:szCs w:val="18"/>
            <w:u w:val="single"/>
            <w:bdr w:val="none" w:sz="0" w:space="0" w:color="auto" w:frame="1"/>
          </w:rPr>
          <w:t xml:space="preserve"> | Free </w:t>
        </w:r>
        <w:proofErr w:type="spellStart"/>
        <w:r>
          <w:rPr>
            <w:rStyle w:val="visually-hidden"/>
            <w:rFonts w:ascii="Segoe UI" w:hAnsi="Segoe UI" w:cs="Segoe UI"/>
            <w:color w:val="0A66C2"/>
            <w:sz w:val="18"/>
            <w:szCs w:val="18"/>
            <w:u w:val="single"/>
            <w:bdr w:val="none" w:sz="0" w:space="0" w:color="auto" w:frame="1"/>
          </w:rPr>
          <w:t>Playbook</w:t>
        </w:r>
        <w:proofErr w:type="spellEnd"/>
      </w:hyperlink>
      <w:r>
        <w:rPr>
          <w:rFonts w:ascii="Segoe UI" w:hAnsi="Segoe UI" w:cs="Segoe UI"/>
        </w:rPr>
        <w:fldChar w:fldCharType="begin"/>
      </w:r>
      <w:r>
        <w:rPr>
          <w:rFonts w:ascii="Segoe UI" w:hAnsi="Segoe UI" w:cs="Segoe UI"/>
        </w:rPr>
        <w:instrText xml:space="preserve"> HYPERLINK "http://www.quotaleague.com/playbook" \t "_blank" </w:instrText>
      </w:r>
      <w:r>
        <w:rPr>
          <w:rFonts w:ascii="Segoe UI" w:hAnsi="Segoe UI" w:cs="Segoe UI"/>
        </w:rPr>
        <w:fldChar w:fldCharType="separate"/>
      </w:r>
    </w:p>
    <w:p w14:paraId="59331788" w14:textId="77777777" w:rsidR="003A0E19" w:rsidRDefault="003A0E19" w:rsidP="003A0E19">
      <w:pPr>
        <w:textAlignment w:val="baseline"/>
        <w:rPr>
          <w:sz w:val="18"/>
          <w:szCs w:val="18"/>
        </w:rPr>
      </w:pPr>
      <w:proofErr w:type="spellStart"/>
      <w:r>
        <w:rPr>
          <w:rFonts w:ascii="Segoe UI" w:hAnsi="Segoe UI" w:cs="Segoe UI"/>
          <w:b/>
          <w:bCs/>
          <w:color w:val="0A66C2"/>
          <w:sz w:val="18"/>
          <w:szCs w:val="18"/>
          <w:u w:val="single"/>
          <w:bdr w:val="none" w:sz="0" w:space="0" w:color="auto" w:frame="1"/>
        </w:rPr>
        <w:t>Visita</w:t>
      </w:r>
      <w:proofErr w:type="spellEnd"/>
      <w:r>
        <w:rPr>
          <w:rFonts w:ascii="Segoe UI" w:hAnsi="Segoe UI" w:cs="Segoe UI"/>
          <w:b/>
          <w:bCs/>
          <w:color w:val="0A66C2"/>
          <w:sz w:val="18"/>
          <w:szCs w:val="18"/>
          <w:u w:val="single"/>
          <w:bdr w:val="none" w:sz="0" w:space="0" w:color="auto" w:frame="1"/>
        </w:rPr>
        <w:t xml:space="preserve"> </w:t>
      </w:r>
      <w:proofErr w:type="spellStart"/>
      <w:r>
        <w:rPr>
          <w:rFonts w:ascii="Segoe UI" w:hAnsi="Segoe UI" w:cs="Segoe UI"/>
          <w:b/>
          <w:bCs/>
          <w:color w:val="0A66C2"/>
          <w:sz w:val="18"/>
          <w:szCs w:val="18"/>
          <w:u w:val="single"/>
          <w:bdr w:val="none" w:sz="0" w:space="0" w:color="auto" w:frame="1"/>
        </w:rPr>
        <w:t>il</w:t>
      </w:r>
      <w:proofErr w:type="spellEnd"/>
      <w:r>
        <w:rPr>
          <w:rFonts w:ascii="Segoe UI" w:hAnsi="Segoe UI" w:cs="Segoe UI"/>
          <w:b/>
          <w:bCs/>
          <w:color w:val="0A66C2"/>
          <w:sz w:val="18"/>
          <w:szCs w:val="18"/>
          <w:u w:val="single"/>
          <w:bdr w:val="none" w:sz="0" w:space="0" w:color="auto" w:frame="1"/>
        </w:rPr>
        <w:t xml:space="preserve"> </w:t>
      </w:r>
      <w:proofErr w:type="spellStart"/>
      <w:r>
        <w:rPr>
          <w:rFonts w:ascii="Segoe UI" w:hAnsi="Segoe UI" w:cs="Segoe UI"/>
          <w:b/>
          <w:bCs/>
          <w:color w:val="0A66C2"/>
          <w:sz w:val="18"/>
          <w:szCs w:val="18"/>
          <w:u w:val="single"/>
          <w:bdr w:val="none" w:sz="0" w:space="0" w:color="auto" w:frame="1"/>
        </w:rPr>
        <w:t>mio</w:t>
      </w:r>
      <w:proofErr w:type="spellEnd"/>
      <w:r>
        <w:rPr>
          <w:rFonts w:ascii="Segoe UI" w:hAnsi="Segoe UI" w:cs="Segoe UI"/>
          <w:b/>
          <w:bCs/>
          <w:color w:val="0A66C2"/>
          <w:sz w:val="18"/>
          <w:szCs w:val="18"/>
          <w:u w:val="single"/>
          <w:bdr w:val="none" w:sz="0" w:space="0" w:color="auto" w:frame="1"/>
        </w:rPr>
        <w:t xml:space="preserve"> </w:t>
      </w:r>
      <w:proofErr w:type="spellStart"/>
      <w:r>
        <w:rPr>
          <w:rFonts w:ascii="Segoe UI" w:hAnsi="Segoe UI" w:cs="Segoe UI"/>
          <w:b/>
          <w:bCs/>
          <w:color w:val="0A66C2"/>
          <w:sz w:val="18"/>
          <w:szCs w:val="18"/>
          <w:u w:val="single"/>
          <w:bdr w:val="none" w:sz="0" w:space="0" w:color="auto" w:frame="1"/>
        </w:rPr>
        <w:t>sito</w:t>
      </w:r>
      <w:proofErr w:type="spellEnd"/>
      <w:r>
        <w:rPr>
          <w:rFonts w:ascii="Segoe UI" w:hAnsi="Segoe UI" w:cs="Segoe UI"/>
          <w:b/>
          <w:bCs/>
          <w:color w:val="0A66C2"/>
          <w:sz w:val="18"/>
          <w:szCs w:val="18"/>
          <w:u w:val="single"/>
          <w:bdr w:val="none" w:sz="0" w:space="0" w:color="auto" w:frame="1"/>
        </w:rPr>
        <w:t xml:space="preserve"> web</w:t>
      </w:r>
    </w:p>
    <w:p w14:paraId="181AA2D6" w14:textId="77777777" w:rsidR="003A0E19" w:rsidRDefault="003A0E19" w:rsidP="003A0E19">
      <w:pPr>
        <w:textAlignment w:val="baseline"/>
        <w:rPr>
          <w:rFonts w:ascii="Segoe UI" w:hAnsi="Segoe UI" w:cs="Segoe UI"/>
          <w:sz w:val="24"/>
          <w:szCs w:val="24"/>
        </w:rPr>
      </w:pPr>
      <w:r>
        <w:rPr>
          <w:rFonts w:ascii="Segoe UI" w:hAnsi="Segoe UI" w:cs="Segoe UI"/>
        </w:rPr>
        <w:fldChar w:fldCharType="end"/>
      </w:r>
      <w:r>
        <w:rPr>
          <w:rStyle w:val="update-components-actorsub-description"/>
          <w:rFonts w:ascii="Segoe UI" w:hAnsi="Segoe UI" w:cs="Segoe UI"/>
          <w:sz w:val="18"/>
          <w:szCs w:val="18"/>
          <w:bdr w:val="none" w:sz="0" w:space="0" w:color="auto" w:frame="1"/>
        </w:rPr>
        <w:t xml:space="preserve">1s • </w:t>
      </w:r>
      <w:proofErr w:type="spellStart"/>
      <w:r>
        <w:rPr>
          <w:rStyle w:val="update-components-actorsub-description"/>
          <w:rFonts w:ascii="Segoe UI" w:hAnsi="Segoe UI" w:cs="Segoe UI"/>
          <w:sz w:val="18"/>
          <w:szCs w:val="18"/>
          <w:bdr w:val="none" w:sz="0" w:space="0" w:color="auto" w:frame="1"/>
        </w:rPr>
        <w:t>Modificato</w:t>
      </w:r>
      <w:proofErr w:type="spellEnd"/>
      <w:r>
        <w:rPr>
          <w:rStyle w:val="update-components-actorsub-description"/>
          <w:rFonts w:ascii="Segoe UI" w:hAnsi="Segoe UI" w:cs="Segoe UI"/>
          <w:sz w:val="18"/>
          <w:szCs w:val="18"/>
          <w:bdr w:val="none" w:sz="0" w:space="0" w:color="auto" w:frame="1"/>
        </w:rPr>
        <w:t xml:space="preserve"> •</w:t>
      </w:r>
      <w:r>
        <w:rPr>
          <w:rStyle w:val="white-space-pre"/>
          <w:rFonts w:ascii="Segoe UI" w:hAnsi="Segoe UI" w:cs="Segoe UI"/>
          <w:sz w:val="18"/>
          <w:szCs w:val="18"/>
          <w:bdr w:val="none" w:sz="0" w:space="0" w:color="auto" w:frame="1"/>
        </w:rPr>
        <w:t xml:space="preserve"> </w:t>
      </w:r>
      <w:r>
        <w:rPr>
          <w:rStyle w:val="visually-hidden"/>
          <w:rFonts w:ascii="Segoe UI" w:hAnsi="Segoe UI" w:cs="Segoe UI"/>
          <w:sz w:val="18"/>
          <w:szCs w:val="18"/>
          <w:bdr w:val="none" w:sz="0" w:space="0" w:color="auto" w:frame="1"/>
        </w:rPr>
        <w:t xml:space="preserve">1 </w:t>
      </w:r>
      <w:proofErr w:type="spellStart"/>
      <w:r>
        <w:rPr>
          <w:rStyle w:val="visually-hidden"/>
          <w:rFonts w:ascii="Segoe UI" w:hAnsi="Segoe UI" w:cs="Segoe UI"/>
          <w:sz w:val="18"/>
          <w:szCs w:val="18"/>
          <w:bdr w:val="none" w:sz="0" w:space="0" w:color="auto" w:frame="1"/>
        </w:rPr>
        <w:t>settimana</w:t>
      </w:r>
      <w:proofErr w:type="spellEnd"/>
      <w:r>
        <w:rPr>
          <w:rStyle w:val="visually-hidden"/>
          <w:rFonts w:ascii="Segoe UI" w:hAnsi="Segoe UI" w:cs="Segoe UI"/>
          <w:sz w:val="18"/>
          <w:szCs w:val="18"/>
          <w:bdr w:val="none" w:sz="0" w:space="0" w:color="auto" w:frame="1"/>
        </w:rPr>
        <w:t xml:space="preserve"> </w:t>
      </w:r>
      <w:proofErr w:type="spellStart"/>
      <w:r>
        <w:rPr>
          <w:rStyle w:val="visually-hidden"/>
          <w:rFonts w:ascii="Segoe UI" w:hAnsi="Segoe UI" w:cs="Segoe UI"/>
          <w:sz w:val="18"/>
          <w:szCs w:val="18"/>
          <w:bdr w:val="none" w:sz="0" w:space="0" w:color="auto" w:frame="1"/>
        </w:rPr>
        <w:t>fa</w:t>
      </w:r>
      <w:proofErr w:type="spellEnd"/>
      <w:r>
        <w:rPr>
          <w:rStyle w:val="visually-hidden"/>
          <w:rFonts w:ascii="Segoe UI" w:hAnsi="Segoe UI" w:cs="Segoe UI"/>
          <w:sz w:val="18"/>
          <w:szCs w:val="18"/>
          <w:bdr w:val="none" w:sz="0" w:space="0" w:color="auto" w:frame="1"/>
        </w:rPr>
        <w:t xml:space="preserve"> • </w:t>
      </w:r>
      <w:proofErr w:type="spellStart"/>
      <w:r>
        <w:rPr>
          <w:rStyle w:val="visually-hidden"/>
          <w:rFonts w:ascii="Segoe UI" w:hAnsi="Segoe UI" w:cs="Segoe UI"/>
          <w:sz w:val="18"/>
          <w:szCs w:val="18"/>
          <w:bdr w:val="none" w:sz="0" w:space="0" w:color="auto" w:frame="1"/>
        </w:rPr>
        <w:t>Modificato</w:t>
      </w:r>
      <w:proofErr w:type="spellEnd"/>
      <w:r>
        <w:rPr>
          <w:rStyle w:val="visually-hidden"/>
          <w:rFonts w:ascii="Segoe UI" w:hAnsi="Segoe UI" w:cs="Segoe UI"/>
          <w:sz w:val="18"/>
          <w:szCs w:val="18"/>
          <w:bdr w:val="none" w:sz="0" w:space="0" w:color="auto" w:frame="1"/>
        </w:rPr>
        <w:t xml:space="preserve"> • </w:t>
      </w:r>
      <w:proofErr w:type="spellStart"/>
      <w:r>
        <w:rPr>
          <w:rStyle w:val="visually-hidden"/>
          <w:rFonts w:ascii="Segoe UI" w:hAnsi="Segoe UI" w:cs="Segoe UI"/>
          <w:sz w:val="18"/>
          <w:szCs w:val="18"/>
          <w:bdr w:val="none" w:sz="0" w:space="0" w:color="auto" w:frame="1"/>
        </w:rPr>
        <w:t>Visibile</w:t>
      </w:r>
      <w:proofErr w:type="spellEnd"/>
      <w:r>
        <w:rPr>
          <w:rStyle w:val="visually-hidden"/>
          <w:rFonts w:ascii="Segoe UI" w:hAnsi="Segoe UI" w:cs="Segoe UI"/>
          <w:sz w:val="18"/>
          <w:szCs w:val="18"/>
          <w:bdr w:val="none" w:sz="0" w:space="0" w:color="auto" w:frame="1"/>
        </w:rPr>
        <w:t xml:space="preserve"> a tutti </w:t>
      </w:r>
      <w:proofErr w:type="spellStart"/>
      <w:r>
        <w:rPr>
          <w:rStyle w:val="visually-hidden"/>
          <w:rFonts w:ascii="Segoe UI" w:hAnsi="Segoe UI" w:cs="Segoe UI"/>
          <w:sz w:val="18"/>
          <w:szCs w:val="18"/>
          <w:bdr w:val="none" w:sz="0" w:space="0" w:color="auto" w:frame="1"/>
        </w:rPr>
        <w:t>su</w:t>
      </w:r>
      <w:proofErr w:type="spellEnd"/>
      <w:r>
        <w:rPr>
          <w:rStyle w:val="visually-hidden"/>
          <w:rFonts w:ascii="Segoe UI" w:hAnsi="Segoe UI" w:cs="Segoe UI"/>
          <w:sz w:val="18"/>
          <w:szCs w:val="18"/>
          <w:bdr w:val="none" w:sz="0" w:space="0" w:color="auto" w:frame="1"/>
        </w:rPr>
        <w:t xml:space="preserve"> LinkedIn e </w:t>
      </w:r>
      <w:proofErr w:type="spellStart"/>
      <w:r>
        <w:rPr>
          <w:rStyle w:val="visually-hidden"/>
          <w:rFonts w:ascii="Segoe UI" w:hAnsi="Segoe UI" w:cs="Segoe UI"/>
          <w:sz w:val="18"/>
          <w:szCs w:val="18"/>
          <w:bdr w:val="none" w:sz="0" w:space="0" w:color="auto" w:frame="1"/>
        </w:rPr>
        <w:t>altrove</w:t>
      </w:r>
      <w:proofErr w:type="spellEnd"/>
    </w:p>
    <w:p w14:paraId="50E5AAD5" w14:textId="77777777" w:rsidR="003A0E19" w:rsidRDefault="003A0E19" w:rsidP="003A0E19">
      <w:pPr>
        <w:textAlignment w:val="baseline"/>
        <w:rPr>
          <w:rFonts w:ascii="Segoe UI" w:hAnsi="Segoe UI" w:cs="Segoe UI"/>
        </w:rPr>
      </w:pPr>
      <w:r>
        <w:rPr>
          <w:rStyle w:val="break-words"/>
          <w:rFonts w:ascii="Segoe UI" w:hAnsi="Segoe UI" w:cs="Segoe UI"/>
          <w:sz w:val="21"/>
          <w:szCs w:val="21"/>
          <w:bdr w:val="none" w:sz="0" w:space="0" w:color="auto" w:frame="1"/>
        </w:rPr>
        <w:t xml:space="preserve">I </w:t>
      </w:r>
      <w:proofErr w:type="spellStart"/>
      <w:r>
        <w:rPr>
          <w:rStyle w:val="break-words"/>
          <w:rFonts w:ascii="Segoe UI" w:hAnsi="Segoe UI" w:cs="Segoe UI"/>
          <w:sz w:val="21"/>
          <w:szCs w:val="21"/>
          <w:bdr w:val="none" w:sz="0" w:space="0" w:color="auto" w:frame="1"/>
        </w:rPr>
        <w:t>made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more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money</w:t>
      </w:r>
      <w:proofErr w:type="spellEnd"/>
      <w:r>
        <w:rPr>
          <w:rStyle w:val="break-words"/>
          <w:rFonts w:ascii="Segoe UI" w:hAnsi="Segoe UI" w:cs="Segoe UI"/>
          <w:sz w:val="21"/>
          <w:szCs w:val="21"/>
          <w:bdr w:val="none" w:sz="0" w:space="0" w:color="auto" w:frame="1"/>
        </w:rPr>
        <w:t xml:space="preserve"> in May </w:t>
      </w:r>
      <w:proofErr w:type="spellStart"/>
      <w:r>
        <w:rPr>
          <w:rStyle w:val="break-words"/>
          <w:rFonts w:ascii="Segoe UI" w:hAnsi="Segoe UI" w:cs="Segoe UI"/>
          <w:sz w:val="21"/>
          <w:szCs w:val="21"/>
          <w:bdr w:val="none" w:sz="0" w:space="0" w:color="auto" w:frame="1"/>
        </w:rPr>
        <w:t>than</w:t>
      </w:r>
      <w:proofErr w:type="spellEnd"/>
      <w:r>
        <w:rPr>
          <w:rStyle w:val="break-words"/>
          <w:rFonts w:ascii="Segoe UI" w:hAnsi="Segoe UI" w:cs="Segoe UI"/>
          <w:sz w:val="21"/>
          <w:szCs w:val="21"/>
          <w:bdr w:val="none" w:sz="0" w:space="0" w:color="auto" w:frame="1"/>
        </w:rPr>
        <w:t xml:space="preserve"> in </w:t>
      </w:r>
      <w:proofErr w:type="spellStart"/>
      <w:r>
        <w:rPr>
          <w:rStyle w:val="break-words"/>
          <w:rFonts w:ascii="Segoe UI" w:hAnsi="Segoe UI" w:cs="Segoe UI"/>
          <w:sz w:val="21"/>
          <w:szCs w:val="21"/>
          <w:bdr w:val="none" w:sz="0" w:space="0" w:color="auto" w:frame="1"/>
        </w:rPr>
        <w:t>my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entire</w:t>
      </w:r>
      <w:proofErr w:type="spellEnd"/>
      <w:r>
        <w:rPr>
          <w:rStyle w:val="break-words"/>
          <w:rFonts w:ascii="Segoe UI" w:hAnsi="Segoe UI" w:cs="Segoe UI"/>
          <w:sz w:val="21"/>
          <w:szCs w:val="21"/>
          <w:bdr w:val="none" w:sz="0" w:space="0" w:color="auto" w:frame="1"/>
        </w:rPr>
        <w:t xml:space="preserve"> 1st </w:t>
      </w:r>
      <w:proofErr w:type="spellStart"/>
      <w:r>
        <w:rPr>
          <w:rStyle w:val="break-words"/>
          <w:rFonts w:ascii="Segoe UI" w:hAnsi="Segoe UI" w:cs="Segoe UI"/>
          <w:sz w:val="21"/>
          <w:szCs w:val="21"/>
          <w:bdr w:val="none" w:sz="0" w:space="0" w:color="auto" w:frame="1"/>
        </w:rPr>
        <w:t>year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as</w:t>
      </w:r>
      <w:proofErr w:type="spellEnd"/>
      <w:r>
        <w:rPr>
          <w:rStyle w:val="break-words"/>
          <w:rFonts w:ascii="Segoe UI" w:hAnsi="Segoe UI" w:cs="Segoe UI"/>
          <w:sz w:val="21"/>
          <w:szCs w:val="21"/>
          <w:bdr w:val="none" w:sz="0" w:space="0" w:color="auto" w:frame="1"/>
        </w:rPr>
        <w:t xml:space="preserve"> an SDR. 5 </w:t>
      </w:r>
      <w:proofErr w:type="spellStart"/>
      <w:r>
        <w:rPr>
          <w:rStyle w:val="break-words"/>
          <w:rFonts w:ascii="Segoe UI" w:hAnsi="Segoe UI" w:cs="Segoe UI"/>
          <w:sz w:val="21"/>
          <w:szCs w:val="21"/>
          <w:bdr w:val="none" w:sz="0" w:space="0" w:color="auto" w:frame="1"/>
        </w:rPr>
        <w:t>key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sales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skills</w:t>
      </w:r>
      <w:proofErr w:type="spellEnd"/>
      <w:r>
        <w:rPr>
          <w:rStyle w:val="break-words"/>
          <w:rFonts w:ascii="Segoe UI" w:hAnsi="Segoe UI" w:cs="Segoe UI"/>
          <w:sz w:val="21"/>
          <w:szCs w:val="21"/>
          <w:bdr w:val="none" w:sz="0" w:space="0" w:color="auto" w:frame="1"/>
        </w:rPr>
        <w:t xml:space="preserve"> that </w:t>
      </w:r>
      <w:proofErr w:type="spellStart"/>
      <w:r>
        <w:rPr>
          <w:rStyle w:val="break-words"/>
          <w:rFonts w:ascii="Segoe UI" w:hAnsi="Segoe UI" w:cs="Segoe UI"/>
          <w:sz w:val="21"/>
          <w:szCs w:val="21"/>
          <w:bdr w:val="none" w:sz="0" w:space="0" w:color="auto" w:frame="1"/>
        </w:rPr>
        <w:t>got</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there</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1. (</w:t>
      </w:r>
      <w:r>
        <w:rPr>
          <w:rStyle w:val="break-words"/>
          <w:rFonts w:ascii="Cambria Math" w:hAnsi="Cambria Math" w:cs="Cambria Math"/>
          <w:sz w:val="21"/>
          <w:szCs w:val="21"/>
          <w:bdr w:val="none" w:sz="0" w:space="0" w:color="auto" w:frame="1"/>
        </w:rPr>
        <w:t>𝗗𝗶𝘀</w:t>
      </w:r>
      <w:r>
        <w:rPr>
          <w:rStyle w:val="break-words"/>
          <w:rFonts w:ascii="Segoe UI" w:hAnsi="Segoe UI" w:cs="Segoe UI"/>
          <w:sz w:val="21"/>
          <w:szCs w:val="21"/>
          <w:bdr w:val="none" w:sz="0" w:space="0" w:color="auto" w:frame="1"/>
        </w:rPr>
        <w:t>)</w:t>
      </w:r>
      <w:r>
        <w:rPr>
          <w:rStyle w:val="break-words"/>
          <w:rFonts w:ascii="Cambria Math" w:hAnsi="Cambria Math" w:cs="Cambria Math"/>
          <w:sz w:val="21"/>
          <w:szCs w:val="21"/>
          <w:bdr w:val="none" w:sz="0" w:space="0" w:color="auto" w:frame="1"/>
        </w:rPr>
        <w:t>𝗾𝘂𝗮𝗹𝗶𝗳𝗶𝗰𝗮𝘁𝗶𝗼𝗻</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have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know</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ideal </w:t>
      </w:r>
      <w:proofErr w:type="spellStart"/>
      <w:r>
        <w:rPr>
          <w:rStyle w:val="break-words"/>
          <w:rFonts w:ascii="Segoe UI" w:hAnsi="Segoe UI" w:cs="Segoe UI"/>
          <w:sz w:val="21"/>
          <w:szCs w:val="21"/>
          <w:bdr w:val="none" w:sz="0" w:space="0" w:color="auto" w:frame="1"/>
        </w:rPr>
        <w:t>customer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profile</w:t>
      </w:r>
      <w:proofErr w:type="spellEnd"/>
      <w:r>
        <w:rPr>
          <w:rStyle w:val="break-words"/>
          <w:rFonts w:ascii="Segoe UI" w:hAnsi="Segoe UI" w:cs="Segoe UI"/>
          <w:sz w:val="21"/>
          <w:szCs w:val="21"/>
          <w:bdr w:val="none" w:sz="0" w:space="0" w:color="auto" w:frame="1"/>
        </w:rPr>
        <w:t xml:space="preserve"> (ICP)</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Softly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qualify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budget</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need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authority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timeline</w:t>
      </w:r>
      <w:proofErr w:type="spellEnd"/>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Have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courage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walk</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away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from</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bad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fits</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2. </w:t>
      </w:r>
      <w:r>
        <w:rPr>
          <w:rStyle w:val="break-words"/>
          <w:rFonts w:ascii="Cambria Math" w:hAnsi="Cambria Math" w:cs="Cambria Math"/>
          <w:sz w:val="21"/>
          <w:szCs w:val="21"/>
          <w:bdr w:val="none" w:sz="0" w:space="0" w:color="auto" w:frame="1"/>
        </w:rPr>
        <w:t>𝗣𝗿𝗼𝘀𝗽𝗲𝗰𝘁𝗶𝗻𝗴</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Lead </w:t>
      </w:r>
      <w:proofErr w:type="spellStart"/>
      <w:r>
        <w:rPr>
          <w:rStyle w:val="break-words"/>
          <w:rFonts w:ascii="Segoe UI" w:hAnsi="Segoe UI" w:cs="Segoe UI"/>
          <w:sz w:val="21"/>
          <w:szCs w:val="21"/>
          <w:bdr w:val="none" w:sz="0" w:space="0" w:color="auto" w:frame="1"/>
        </w:rPr>
        <w:t>with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business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problems</w:t>
      </w:r>
      <w:proofErr w:type="spellEnd"/>
      <w:r>
        <w:rPr>
          <w:rStyle w:val="break-words"/>
          <w:rFonts w:ascii="Segoe UI" w:hAnsi="Segoe UI" w:cs="Segoe UI"/>
          <w:sz w:val="21"/>
          <w:szCs w:val="21"/>
          <w:bdr w:val="none" w:sz="0" w:space="0" w:color="auto" w:frame="1"/>
        </w:rPr>
        <w:t xml:space="preserve">, not </w:t>
      </w:r>
      <w:proofErr w:type="spellStart"/>
      <w:r>
        <w:rPr>
          <w:rStyle w:val="break-words"/>
          <w:rFonts w:ascii="Segoe UI" w:hAnsi="Segoe UI" w:cs="Segoe UI"/>
          <w:sz w:val="21"/>
          <w:szCs w:val="21"/>
          <w:bdr w:val="none" w:sz="0" w:space="0" w:color="auto" w:frame="1"/>
        </w:rPr>
        <w:t>features</w:t>
      </w:r>
      <w:proofErr w:type="spellEnd"/>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Cut </w:t>
      </w:r>
      <w:proofErr w:type="spellStart"/>
      <w:r>
        <w:rPr>
          <w:rStyle w:val="break-words"/>
          <w:rFonts w:ascii="Segoe UI" w:hAnsi="Segoe UI" w:cs="Segoe UI"/>
          <w:sz w:val="21"/>
          <w:szCs w:val="21"/>
          <w:bdr w:val="none" w:sz="0" w:space="0" w:color="auto" w:frame="1"/>
        </w:rPr>
        <w:t>through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AI </w:t>
      </w:r>
      <w:proofErr w:type="spellStart"/>
      <w:r>
        <w:rPr>
          <w:rStyle w:val="break-words"/>
          <w:rFonts w:ascii="Segoe UI" w:hAnsi="Segoe UI" w:cs="Segoe UI"/>
          <w:sz w:val="21"/>
          <w:szCs w:val="21"/>
          <w:bdr w:val="none" w:sz="0" w:space="0" w:color="auto" w:frame="1"/>
        </w:rPr>
        <w:t>noise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with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relevance</w:t>
      </w:r>
      <w:proofErr w:type="spellEnd"/>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Master </w:t>
      </w:r>
      <w:proofErr w:type="spellStart"/>
      <w:r>
        <w:rPr>
          <w:rStyle w:val="break-words"/>
          <w:rFonts w:ascii="Segoe UI" w:hAnsi="Segoe UI" w:cs="Segoe UI"/>
          <w:sz w:val="21"/>
          <w:szCs w:val="21"/>
          <w:bdr w:val="none" w:sz="0" w:space="0" w:color="auto" w:frame="1"/>
        </w:rPr>
        <w:t>video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prospecting</w:t>
      </w:r>
      <w:proofErr w:type="spellEnd"/>
      <w:r>
        <w:rPr>
          <w:rStyle w:val="break-words"/>
          <w:rFonts w:ascii="Segoe UI" w:hAnsi="Segoe UI" w:cs="Segoe UI"/>
          <w:sz w:val="21"/>
          <w:szCs w:val="21"/>
          <w:bdr w:val="none" w:sz="0" w:space="0" w:color="auto" w:frame="1"/>
        </w:rPr>
        <w:t xml:space="preserve"> (game </w:t>
      </w:r>
      <w:proofErr w:type="spellStart"/>
      <w:r>
        <w:rPr>
          <w:rStyle w:val="break-words"/>
          <w:rFonts w:ascii="Segoe UI" w:hAnsi="Segoe UI" w:cs="Segoe UI"/>
          <w:sz w:val="21"/>
          <w:szCs w:val="21"/>
          <w:bdr w:val="none" w:sz="0" w:space="0" w:color="auto" w:frame="1"/>
        </w:rPr>
        <w:t>changer</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3. </w:t>
      </w:r>
      <w:r>
        <w:rPr>
          <w:rStyle w:val="break-words"/>
          <w:rFonts w:ascii="Cambria Math" w:hAnsi="Cambria Math" w:cs="Cambria Math"/>
          <w:sz w:val="21"/>
          <w:szCs w:val="21"/>
          <w:bdr w:val="none" w:sz="0" w:space="0" w:color="auto" w:frame="1"/>
        </w:rPr>
        <w:t>𝗗𝗶𝘀𝗰𝗼𝘃𝗲𝗿𝘆</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Uncover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Cost</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Of</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Inaction</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drive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urgency</w:t>
      </w:r>
      <w:proofErr w:type="spellEnd"/>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Map</w:t>
      </w:r>
      <w:proofErr w:type="spellEnd"/>
      <w:r>
        <w:rPr>
          <w:rStyle w:val="break-words"/>
          <w:rFonts w:ascii="Segoe UI" w:hAnsi="Segoe UI" w:cs="Segoe UI"/>
          <w:sz w:val="21"/>
          <w:szCs w:val="21"/>
          <w:bdr w:val="none" w:sz="0" w:space="0" w:color="auto" w:frame="1"/>
        </w:rPr>
        <w:t xml:space="preserve"> out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entire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decision</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making</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committee</w:t>
      </w:r>
      <w:proofErr w:type="spellEnd"/>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Ask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hard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questions</w:t>
      </w:r>
      <w:proofErr w:type="spellEnd"/>
      <w:r>
        <w:rPr>
          <w:rStyle w:val="break-words"/>
          <w:rFonts w:ascii="Segoe UI" w:hAnsi="Segoe UI" w:cs="Segoe UI"/>
          <w:sz w:val="21"/>
          <w:szCs w:val="21"/>
          <w:bdr w:val="none" w:sz="0" w:space="0" w:color="auto" w:frame="1"/>
        </w:rPr>
        <w:t xml:space="preserve"> that </w:t>
      </w:r>
      <w:proofErr w:type="spellStart"/>
      <w:r>
        <w:rPr>
          <w:rStyle w:val="break-words"/>
          <w:rFonts w:ascii="Segoe UI" w:hAnsi="Segoe UI" w:cs="Segoe UI"/>
          <w:sz w:val="21"/>
          <w:szCs w:val="21"/>
          <w:bdr w:val="none" w:sz="0" w:space="0" w:color="auto" w:frame="1"/>
        </w:rPr>
        <w:t>competitors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avoid</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4. </w:t>
      </w:r>
      <w:r>
        <w:rPr>
          <w:rStyle w:val="break-words"/>
          <w:rFonts w:ascii="Cambria Math" w:hAnsi="Cambria Math" w:cs="Cambria Math"/>
          <w:sz w:val="21"/>
          <w:szCs w:val="21"/>
          <w:bdr w:val="none" w:sz="0" w:space="0" w:color="auto" w:frame="1"/>
        </w:rPr>
        <w:t>𝗖𝗹𝗼𝘀𝗶𝗻𝗴</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Create mutual </w:t>
      </w:r>
      <w:proofErr w:type="spellStart"/>
      <w:r>
        <w:rPr>
          <w:rStyle w:val="break-words"/>
          <w:rFonts w:ascii="Segoe UI" w:hAnsi="Segoe UI" w:cs="Segoe UI"/>
          <w:sz w:val="21"/>
          <w:szCs w:val="21"/>
          <w:bdr w:val="none" w:sz="0" w:space="0" w:color="auto" w:frame="1"/>
        </w:rPr>
        <w:t>action</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plans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with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clear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next</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steps</w:t>
      </w:r>
      <w:proofErr w:type="spellEnd"/>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Get</w:t>
      </w:r>
      <w:proofErr w:type="spellEnd"/>
      <w:r>
        <w:rPr>
          <w:rStyle w:val="break-words"/>
          <w:rFonts w:ascii="Segoe UI" w:hAnsi="Segoe UI" w:cs="Segoe UI"/>
          <w:sz w:val="21"/>
          <w:szCs w:val="21"/>
          <w:bdr w:val="none" w:sz="0" w:space="0" w:color="auto" w:frame="1"/>
        </w:rPr>
        <w:t xml:space="preserve"> multiple </w:t>
      </w:r>
      <w:proofErr w:type="spellStart"/>
      <w:r>
        <w:rPr>
          <w:rStyle w:val="break-words"/>
          <w:rFonts w:ascii="Segoe UI" w:hAnsi="Segoe UI" w:cs="Segoe UI"/>
          <w:sz w:val="21"/>
          <w:szCs w:val="21"/>
          <w:bdr w:val="none" w:sz="0" w:space="0" w:color="auto" w:frame="1"/>
        </w:rPr>
        <w:t>stakeholders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involved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from</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start</w:t>
      </w:r>
      <w:proofErr w:type="spellEnd"/>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Hold </w:t>
      </w:r>
      <w:proofErr w:type="spellStart"/>
      <w:r>
        <w:rPr>
          <w:rStyle w:val="break-words"/>
          <w:rFonts w:ascii="Segoe UI" w:hAnsi="Segoe UI" w:cs="Segoe UI"/>
          <w:sz w:val="21"/>
          <w:szCs w:val="21"/>
          <w:bdr w:val="none" w:sz="0" w:space="0" w:color="auto" w:frame="1"/>
        </w:rPr>
        <w:t>prospects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accountable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their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commitments</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5. </w:t>
      </w:r>
      <w:r>
        <w:rPr>
          <w:rStyle w:val="break-words"/>
          <w:rFonts w:ascii="Cambria Math" w:hAnsi="Cambria Math" w:cs="Cambria Math"/>
          <w:sz w:val="21"/>
          <w:szCs w:val="21"/>
          <w:bdr w:val="none" w:sz="0" w:space="0" w:color="auto" w:frame="1"/>
        </w:rPr>
        <w:t>𝗦𝗼𝗰𝗶𝗮𝗹</w:t>
      </w:r>
      <w:r>
        <w:rPr>
          <w:rStyle w:val="break-words"/>
          <w:rFonts w:ascii="Segoe UI" w:hAnsi="Segoe UI" w:cs="Segoe UI"/>
          <w:sz w:val="21"/>
          <w:szCs w:val="21"/>
          <w:bdr w:val="none" w:sz="0" w:space="0" w:color="auto" w:frame="1"/>
        </w:rPr>
        <w:t xml:space="preserve"> </w:t>
      </w:r>
      <w:r>
        <w:rPr>
          <w:rStyle w:val="break-words"/>
          <w:rFonts w:ascii="Cambria Math" w:hAnsi="Cambria Math" w:cs="Cambria Math"/>
          <w:sz w:val="21"/>
          <w:szCs w:val="21"/>
          <w:bdr w:val="none" w:sz="0" w:space="0" w:color="auto" w:frame="1"/>
        </w:rPr>
        <w:t>𝗦𝗲𝗹𝗹𝗶𝗻𝗴</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Build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personal </w:t>
      </w:r>
      <w:proofErr w:type="spellStart"/>
      <w:r>
        <w:rPr>
          <w:rStyle w:val="break-words"/>
          <w:rFonts w:ascii="Segoe UI" w:hAnsi="Segoe UI" w:cs="Segoe UI"/>
          <w:sz w:val="21"/>
          <w:szCs w:val="21"/>
          <w:bdr w:val="none" w:sz="0" w:space="0" w:color="auto" w:frame="1"/>
        </w:rPr>
        <w:t>brand</w:t>
      </w:r>
      <w:proofErr w:type="spellEnd"/>
      <w:r>
        <w:rPr>
          <w:rStyle w:val="break-words"/>
          <w:rFonts w:ascii="Segoe UI" w:hAnsi="Segoe UI" w:cs="Segoe UI"/>
          <w:sz w:val="21"/>
          <w:szCs w:val="21"/>
          <w:bdr w:val="none" w:sz="0" w:space="0" w:color="auto" w:frame="1"/>
        </w:rPr>
        <w:t xml:space="preserve"> on LinkedIn</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Use </w:t>
      </w:r>
      <w:proofErr w:type="spellStart"/>
      <w:r>
        <w:rPr>
          <w:rStyle w:val="break-words"/>
          <w:rFonts w:ascii="Segoe UI" w:hAnsi="Segoe UI" w:cs="Segoe UI"/>
          <w:sz w:val="21"/>
          <w:szCs w:val="21"/>
          <w:bdr w:val="none" w:sz="0" w:space="0" w:color="auto" w:frame="1"/>
        </w:rPr>
        <w:t>likes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comments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or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profile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views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for</w:t>
      </w:r>
      <w:proofErr w:type="spellEnd"/>
      <w:r>
        <w:rPr>
          <w:rStyle w:val="break-words"/>
          <w:rFonts w:ascii="Segoe UI" w:hAnsi="Segoe UI" w:cs="Segoe UI"/>
          <w:sz w:val="21"/>
          <w:szCs w:val="21"/>
          <w:bdr w:val="none" w:sz="0" w:space="0" w:color="auto" w:frame="1"/>
        </w:rPr>
        <w:t xml:space="preserve"> outreach</w:t>
      </w:r>
      <w:r>
        <w:rPr>
          <w:rFonts w:ascii="Segoe UI" w:hAnsi="Segoe UI" w:cs="Segoe UI"/>
          <w:sz w:val="21"/>
          <w:szCs w:val="21"/>
          <w:bdr w:val="none" w:sz="0" w:space="0" w:color="auto" w:frame="1"/>
        </w:rPr>
        <w:br/>
      </w:r>
      <w:r>
        <w:rPr>
          <w:rStyle w:val="break-words"/>
          <w:rFonts w:ascii="Cambria Math" w:hAnsi="Cambria Math" w:cs="Cambria Math"/>
          <w:sz w:val="21"/>
          <w:szCs w:val="21"/>
          <w:bdr w:val="none" w:sz="0" w:space="0" w:color="auto" w:frame="1"/>
        </w:rPr>
        <w:t>↳</w:t>
      </w:r>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Nurture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target</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audience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with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value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over</w:t>
      </w:r>
      <w:proofErr w:type="spellEnd"/>
      <w:r>
        <w:rPr>
          <w:rStyle w:val="break-words"/>
          <w:rFonts w:ascii="Segoe UI" w:hAnsi="Segoe UI" w:cs="Segoe UI"/>
          <w:sz w:val="21"/>
          <w:szCs w:val="21"/>
          <w:bdr w:val="none" w:sz="0" w:space="0" w:color="auto" w:frame="1"/>
        </w:rPr>
        <w:t xml:space="preserve"> time</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The </w:t>
      </w:r>
      <w:proofErr w:type="spellStart"/>
      <w:r>
        <w:rPr>
          <w:rStyle w:val="break-words"/>
          <w:rFonts w:ascii="Segoe UI" w:hAnsi="Segoe UI" w:cs="Segoe UI"/>
          <w:sz w:val="21"/>
          <w:szCs w:val="21"/>
          <w:bdr w:val="none" w:sz="0" w:space="0" w:color="auto" w:frame="1"/>
        </w:rPr>
        <w:t>biggest</w:t>
      </w:r>
      <w:proofErr w:type="spellEnd"/>
      <w:r>
        <w:rPr>
          <w:rStyle w:val="break-words"/>
          <w:rFonts w:ascii="Segoe UI" w:hAnsi="Segoe UI" w:cs="Segoe UI"/>
          <w:sz w:val="21"/>
          <w:szCs w:val="21"/>
          <w:bdr w:val="none" w:sz="0" w:space="0" w:color="auto" w:frame="1"/>
        </w:rPr>
        <w:t xml:space="preserve"> game </w:t>
      </w:r>
      <w:proofErr w:type="spellStart"/>
      <w:r>
        <w:rPr>
          <w:rStyle w:val="break-words"/>
          <w:rFonts w:ascii="Segoe UI" w:hAnsi="Segoe UI" w:cs="Segoe UI"/>
          <w:sz w:val="21"/>
          <w:szCs w:val="21"/>
          <w:bdr w:val="none" w:sz="0" w:space="0" w:color="auto" w:frame="1"/>
        </w:rPr>
        <w:t>changer</w:t>
      </w:r>
      <w:proofErr w:type="spellEnd"/>
      <w:r>
        <w:rPr>
          <w:rStyle w:val="break-words"/>
          <w:rFonts w:ascii="Segoe UI" w:hAnsi="Segoe UI" w:cs="Segoe UI"/>
          <w:sz w:val="21"/>
          <w:szCs w:val="21"/>
          <w:bdr w:val="none" w:sz="0" w:space="0" w:color="auto" w:frame="1"/>
        </w:rPr>
        <w:t xml:space="preserve"> so </w:t>
      </w:r>
      <w:proofErr w:type="spellStart"/>
      <w:r>
        <w:rPr>
          <w:rStyle w:val="break-words"/>
          <w:rFonts w:ascii="Segoe UI" w:hAnsi="Segoe UI" w:cs="Segoe UI"/>
          <w:sz w:val="21"/>
          <w:szCs w:val="21"/>
          <w:bdr w:val="none" w:sz="0" w:space="0" w:color="auto" w:frame="1"/>
        </w:rPr>
        <w:t>far</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The </w:t>
      </w:r>
      <w:proofErr w:type="spellStart"/>
      <w:r>
        <w:rPr>
          <w:rStyle w:val="break-words"/>
          <w:rFonts w:ascii="Segoe UI" w:hAnsi="Segoe UI" w:cs="Segoe UI"/>
          <w:sz w:val="21"/>
          <w:szCs w:val="21"/>
          <w:bdr w:val="none" w:sz="0" w:space="0" w:color="auto" w:frame="1"/>
        </w:rPr>
        <w:t>ability</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generate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my</w:t>
      </w:r>
      <w:proofErr w:type="spellEnd"/>
      <w:r>
        <w:rPr>
          <w:rStyle w:val="break-words"/>
          <w:rFonts w:ascii="Segoe UI" w:hAnsi="Segoe UI" w:cs="Segoe UI"/>
          <w:sz w:val="21"/>
          <w:szCs w:val="21"/>
          <w:bdr w:val="none" w:sz="0" w:space="0" w:color="auto" w:frame="1"/>
        </w:rPr>
        <w:t xml:space="preserve"> own </w:t>
      </w:r>
      <w:proofErr w:type="spellStart"/>
      <w:r>
        <w:rPr>
          <w:rStyle w:val="break-words"/>
          <w:rFonts w:ascii="Segoe UI" w:hAnsi="Segoe UI" w:cs="Segoe UI"/>
          <w:sz w:val="21"/>
          <w:szCs w:val="21"/>
          <w:bdr w:val="none" w:sz="0" w:space="0" w:color="auto" w:frame="1"/>
        </w:rPr>
        <w:t>leads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from</w:t>
      </w:r>
      <w:proofErr w:type="spellEnd"/>
      <w:r>
        <w:rPr>
          <w:rStyle w:val="break-words"/>
          <w:rFonts w:ascii="Segoe UI" w:hAnsi="Segoe UI" w:cs="Segoe UI"/>
          <w:sz w:val="21"/>
          <w:szCs w:val="21"/>
          <w:bdr w:val="none" w:sz="0" w:space="0" w:color="auto" w:frame="1"/>
        </w:rPr>
        <w:t xml:space="preserve"> LinkedIn.</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This will </w:t>
      </w:r>
      <w:proofErr w:type="spellStart"/>
      <w:r>
        <w:rPr>
          <w:rStyle w:val="break-words"/>
          <w:rFonts w:ascii="Segoe UI" w:hAnsi="Segoe UI" w:cs="Segoe UI"/>
          <w:sz w:val="21"/>
          <w:szCs w:val="21"/>
          <w:bdr w:val="none" w:sz="0" w:space="0" w:color="auto" w:frame="1"/>
        </w:rPr>
        <w:t>be</w:t>
      </w:r>
      <w:proofErr w:type="spellEnd"/>
      <w:r>
        <w:rPr>
          <w:rStyle w:val="break-words"/>
          <w:rFonts w:ascii="Segoe UI" w:hAnsi="Segoe UI" w:cs="Segoe UI"/>
          <w:sz w:val="21"/>
          <w:szCs w:val="21"/>
          <w:bdr w:val="none" w:sz="0" w:space="0" w:color="auto" w:frame="1"/>
        </w:rPr>
        <w:t xml:space="preserve"> a top </w:t>
      </w:r>
      <w:proofErr w:type="spellStart"/>
      <w:r>
        <w:rPr>
          <w:rStyle w:val="break-words"/>
          <w:rFonts w:ascii="Segoe UI" w:hAnsi="Segoe UI" w:cs="Segoe UI"/>
          <w:sz w:val="21"/>
          <w:szCs w:val="21"/>
          <w:bdr w:val="none" w:sz="0" w:space="0" w:color="auto" w:frame="1"/>
        </w:rPr>
        <w:t>hiring</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criteria</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for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future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sellers</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lastRenderedPageBreak/>
        <w:br/>
      </w:r>
      <w:proofErr w:type="spellStart"/>
      <w:r>
        <w:rPr>
          <w:rStyle w:val="break-words"/>
          <w:rFonts w:ascii="Segoe UI" w:hAnsi="Segoe UI" w:cs="Segoe UI"/>
          <w:sz w:val="21"/>
          <w:szCs w:val="21"/>
          <w:bdr w:val="none" w:sz="0" w:space="0" w:color="auto" w:frame="1"/>
        </w:rPr>
        <w:t>No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pipeline</w:t>
      </w:r>
      <w:proofErr w:type="spellEnd"/>
      <w:r>
        <w:rPr>
          <w:rStyle w:val="break-words"/>
          <w:rFonts w:ascii="Segoe UI" w:hAnsi="Segoe UI" w:cs="Segoe UI"/>
          <w:sz w:val="21"/>
          <w:szCs w:val="21"/>
          <w:bdr w:val="none" w:sz="0" w:space="0" w:color="auto" w:frame="1"/>
        </w:rPr>
        <w:t>? Go on LinkedIn.</w:t>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No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brand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awareness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Build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it</w:t>
      </w:r>
      <w:proofErr w:type="spellEnd"/>
      <w:r>
        <w:rPr>
          <w:rStyle w:val="break-words"/>
          <w:rFonts w:ascii="Segoe UI" w:hAnsi="Segoe UI" w:cs="Segoe UI"/>
          <w:sz w:val="21"/>
          <w:szCs w:val="21"/>
          <w:bdr w:val="none" w:sz="0" w:space="0" w:color="auto" w:frame="1"/>
        </w:rPr>
        <w:t xml:space="preserve"> on LinkedIn.</w:t>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No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meetings</w:t>
      </w:r>
      <w:proofErr w:type="spellEnd"/>
      <w:r>
        <w:rPr>
          <w:rStyle w:val="break-words"/>
          <w:rFonts w:ascii="Segoe UI" w:hAnsi="Segoe UI" w:cs="Segoe UI"/>
          <w:sz w:val="21"/>
          <w:szCs w:val="21"/>
          <w:bdr w:val="none" w:sz="0" w:space="0" w:color="auto" w:frame="1"/>
        </w:rPr>
        <w:t xml:space="preserve"> in </w:t>
      </w:r>
      <w:proofErr w:type="spellStart"/>
      <w:r>
        <w:rPr>
          <w:rStyle w:val="break-words"/>
          <w:rFonts w:ascii="Segoe UI" w:hAnsi="Segoe UI" w:cs="Segoe UI"/>
          <w:sz w:val="21"/>
          <w:szCs w:val="21"/>
          <w:bdr w:val="none" w:sz="0" w:space="0" w:color="auto" w:frame="1"/>
        </w:rPr>
        <w:t>the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calendar</w:t>
      </w:r>
      <w:proofErr w:type="spellEnd"/>
      <w:r>
        <w:rPr>
          <w:rStyle w:val="break-words"/>
          <w:rFonts w:ascii="Segoe UI" w:hAnsi="Segoe UI" w:cs="Segoe UI"/>
          <w:sz w:val="21"/>
          <w:szCs w:val="21"/>
          <w:bdr w:val="none" w:sz="0" w:space="0" w:color="auto" w:frame="1"/>
        </w:rPr>
        <w:t xml:space="preserve">? Book </w:t>
      </w:r>
      <w:proofErr w:type="spellStart"/>
      <w:r>
        <w:rPr>
          <w:rStyle w:val="break-words"/>
          <w:rFonts w:ascii="Segoe UI" w:hAnsi="Segoe UI" w:cs="Segoe UI"/>
          <w:sz w:val="21"/>
          <w:szCs w:val="21"/>
          <w:bdr w:val="none" w:sz="0" w:space="0" w:color="auto" w:frame="1"/>
        </w:rPr>
        <w:t>them</w:t>
      </w:r>
      <w:proofErr w:type="spellEnd"/>
      <w:r>
        <w:rPr>
          <w:rStyle w:val="break-words"/>
          <w:rFonts w:ascii="Segoe UI" w:hAnsi="Segoe UI" w:cs="Segoe UI"/>
          <w:sz w:val="21"/>
          <w:szCs w:val="21"/>
          <w:bdr w:val="none" w:sz="0" w:space="0" w:color="auto" w:frame="1"/>
        </w:rPr>
        <w:t xml:space="preserve"> on LinkedIn.</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w:hAnsi="Segoe UI" w:cs="Segoe UI"/>
          <w:sz w:val="21"/>
          <w:szCs w:val="21"/>
          <w:bdr w:val="none" w:sz="0" w:space="0" w:color="auto" w:frame="1"/>
        </w:rPr>
        <w:t xml:space="preserve">Building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brand</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is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future-proofing</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sales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career</w:t>
      </w:r>
      <w:proofErr w:type="spellEnd"/>
      <w:r>
        <w:rPr>
          <w:rStyle w:val="break-words"/>
          <w:rFonts w:ascii="Segoe UI" w:hAnsi="Segoe UI" w:cs="Segoe UI"/>
          <w:sz w:val="21"/>
          <w:szCs w:val="21"/>
          <w:bdr w:val="none" w:sz="0" w:space="0" w:color="auto" w:frame="1"/>
        </w:rPr>
        <w:t>.</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proofErr w:type="spellStart"/>
      <w:r>
        <w:rPr>
          <w:rStyle w:val="break-words"/>
          <w:rFonts w:ascii="Segoe UI" w:hAnsi="Segoe UI" w:cs="Segoe UI"/>
          <w:sz w:val="21"/>
          <w:szCs w:val="21"/>
          <w:bdr w:val="none" w:sz="0" w:space="0" w:color="auto" w:frame="1"/>
        </w:rPr>
        <w:t>Agree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or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disagree</w:t>
      </w:r>
      <w:proofErr w:type="spellEnd"/>
      <w:r>
        <w:rPr>
          <w:rStyle w:val="break-words"/>
          <w:rFonts w:ascii="Segoe UI" w:hAnsi="Segoe UI" w:cs="Segoe UI"/>
          <w:sz w:val="21"/>
          <w:szCs w:val="21"/>
          <w:bdr w:val="none" w:sz="0" w:space="0" w:color="auto" w:frame="1"/>
        </w:rPr>
        <w:t>?</w:t>
      </w:r>
      <w:r>
        <w:rPr>
          <w:rStyle w:val="break-words"/>
          <w:rFonts w:ascii="Segoe UI Emoji" w:hAnsi="Segoe UI Emoji" w:cs="Segoe UI Emoji"/>
          <w:sz w:val="21"/>
          <w:szCs w:val="21"/>
          <w:bdr w:val="none" w:sz="0" w:space="0" w:color="auto" w:frame="1"/>
        </w:rPr>
        <w:t>👇</w:t>
      </w:r>
      <w:r>
        <w:rPr>
          <w:rStyle w:val="white-space-pre"/>
          <w:rFonts w:ascii="Segoe UI" w:hAnsi="Segoe UI" w:cs="Segoe UI"/>
          <w:sz w:val="21"/>
          <w:szCs w:val="21"/>
          <w:bdr w:val="none" w:sz="0" w:space="0" w:color="auto" w:frame="1"/>
        </w:rPr>
        <w:t xml:space="preserve"> </w:t>
      </w:r>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Emoji" w:hAnsi="Segoe UI Emoji" w:cs="Segoe UI Emoji"/>
          <w:sz w:val="21"/>
          <w:szCs w:val="21"/>
          <w:bdr w:val="none" w:sz="0" w:space="0" w:color="auto" w:frame="1"/>
        </w:rPr>
        <w:t>♻</w:t>
      </w:r>
      <w:r>
        <w:rPr>
          <w:rStyle w:val="break-words"/>
          <w:rFonts w:ascii="Segoe UI" w:hAnsi="Segoe UI" w:cs="Segoe UI"/>
          <w:sz w:val="21"/>
          <w:szCs w:val="21"/>
          <w:bdr w:val="none" w:sz="0" w:space="0" w:color="auto" w:frame="1"/>
        </w:rPr>
        <w:t xml:space="preserve">️ Repost and </w:t>
      </w:r>
      <w:proofErr w:type="spellStart"/>
      <w:r>
        <w:rPr>
          <w:rStyle w:val="break-words"/>
          <w:rFonts w:ascii="Segoe UI" w:hAnsi="Segoe UI" w:cs="Segoe UI"/>
          <w:sz w:val="21"/>
          <w:szCs w:val="21"/>
          <w:bdr w:val="none" w:sz="0" w:space="0" w:color="auto" w:frame="1"/>
        </w:rPr>
        <w:t>share</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this</w:t>
      </w:r>
      <w:proofErr w:type="spellEnd"/>
      <w:r>
        <w:rPr>
          <w:rStyle w:val="break-words"/>
          <w:rFonts w:ascii="Segoe UI" w:hAnsi="Segoe UI" w:cs="Segoe UI"/>
          <w:sz w:val="21"/>
          <w:szCs w:val="21"/>
          <w:bdr w:val="none" w:sz="0" w:space="0" w:color="auto" w:frame="1"/>
        </w:rPr>
        <w:t xml:space="preserve"> in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team</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Slack</w:t>
      </w:r>
      <w:proofErr w:type="spellEnd"/>
      <w:r>
        <w:rPr>
          <w:rFonts w:ascii="Segoe UI" w:hAnsi="Segoe UI" w:cs="Segoe UI"/>
          <w:sz w:val="21"/>
          <w:szCs w:val="21"/>
          <w:bdr w:val="none" w:sz="0" w:space="0" w:color="auto" w:frame="1"/>
        </w:rPr>
        <w:br/>
      </w:r>
      <w:r>
        <w:rPr>
          <w:rStyle w:val="break-words"/>
          <w:rFonts w:ascii="Segoe UI Emoji" w:hAnsi="Segoe UI Emoji" w:cs="Segoe UI Emoji"/>
          <w:sz w:val="21"/>
          <w:szCs w:val="21"/>
          <w:bdr w:val="none" w:sz="0" w:space="0" w:color="auto" w:frame="1"/>
        </w:rPr>
        <w:t>🔔</w:t>
      </w:r>
      <w:r>
        <w:rPr>
          <w:rStyle w:val="break-words"/>
          <w:rFonts w:ascii="Segoe UI" w:hAnsi="Segoe UI" w:cs="Segoe UI"/>
          <w:sz w:val="21"/>
          <w:szCs w:val="21"/>
          <w:bdr w:val="none" w:sz="0" w:space="0" w:color="auto" w:frame="1"/>
        </w:rPr>
        <w:t xml:space="preserve"> Follow</w:t>
      </w:r>
      <w:r>
        <w:rPr>
          <w:rStyle w:val="white-space-pre"/>
          <w:rFonts w:ascii="Segoe UI" w:hAnsi="Segoe UI" w:cs="Segoe UI"/>
          <w:sz w:val="21"/>
          <w:szCs w:val="21"/>
          <w:bdr w:val="none" w:sz="0" w:space="0" w:color="auto" w:frame="1"/>
        </w:rPr>
        <w:t xml:space="preserve"> </w:t>
      </w:r>
      <w:hyperlink r:id="rId40" w:history="1">
        <w:r>
          <w:rPr>
            <w:rStyle w:val="Hyperlink"/>
            <w:rFonts w:ascii="Segoe UI" w:hAnsi="Segoe UI" w:cs="Segoe UI"/>
            <w:b/>
            <w:bCs/>
            <w:color w:val="0A66C2"/>
            <w:sz w:val="21"/>
            <w:szCs w:val="21"/>
            <w:bdr w:val="none" w:sz="0" w:space="0" w:color="auto" w:frame="1"/>
          </w:rPr>
          <w:t>Christian Krause</w:t>
        </w:r>
      </w:hyperlink>
      <w:r>
        <w:rPr>
          <w:rStyle w:val="white-space-pre"/>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for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daily</w:t>
      </w:r>
      <w:proofErr w:type="spellEnd"/>
      <w:r>
        <w:rPr>
          <w:rStyle w:val="break-words"/>
          <w:rFonts w:ascii="Segoe UI" w:hAnsi="Segoe UI" w:cs="Segoe UI"/>
          <w:sz w:val="21"/>
          <w:szCs w:val="21"/>
          <w:bdr w:val="none" w:sz="0" w:space="0" w:color="auto" w:frame="1"/>
        </w:rPr>
        <w:t xml:space="preserve"> LinkedIn </w:t>
      </w:r>
      <w:proofErr w:type="spellStart"/>
      <w:r>
        <w:rPr>
          <w:rStyle w:val="break-words"/>
          <w:rFonts w:ascii="Segoe UI" w:hAnsi="Segoe UI" w:cs="Segoe UI"/>
          <w:sz w:val="21"/>
          <w:szCs w:val="21"/>
          <w:bdr w:val="none" w:sz="0" w:space="0" w:color="auto" w:frame="1"/>
        </w:rPr>
        <w:t>sales</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tips</w:t>
      </w:r>
      <w:proofErr w:type="spellEnd"/>
      <w:r>
        <w:rPr>
          <w:rFonts w:ascii="Segoe UI" w:hAnsi="Segoe UI" w:cs="Segoe UI"/>
          <w:sz w:val="21"/>
          <w:szCs w:val="21"/>
          <w:bdr w:val="none" w:sz="0" w:space="0" w:color="auto" w:frame="1"/>
        </w:rPr>
        <w:br/>
      </w:r>
      <w:r>
        <w:rPr>
          <w:rFonts w:ascii="Segoe UI" w:hAnsi="Segoe UI" w:cs="Segoe UI"/>
          <w:sz w:val="21"/>
          <w:szCs w:val="21"/>
          <w:bdr w:val="none" w:sz="0" w:space="0" w:color="auto" w:frame="1"/>
        </w:rPr>
        <w:br/>
      </w:r>
      <w:r>
        <w:rPr>
          <w:rStyle w:val="break-words"/>
          <w:rFonts w:ascii="Segoe UI Emoji" w:hAnsi="Segoe UI Emoji" w:cs="Segoe UI Emoji"/>
          <w:sz w:val="21"/>
          <w:szCs w:val="21"/>
          <w:bdr w:val="none" w:sz="0" w:space="0" w:color="auto" w:frame="1"/>
        </w:rPr>
        <w:t>📌</w:t>
      </w:r>
      <w:r>
        <w:rPr>
          <w:rStyle w:val="break-words"/>
          <w:rFonts w:ascii="Segoe UI" w:hAnsi="Segoe UI" w:cs="Segoe UI"/>
          <w:sz w:val="21"/>
          <w:szCs w:val="21"/>
          <w:bdr w:val="none" w:sz="0" w:space="0" w:color="auto" w:frame="1"/>
        </w:rPr>
        <w:t xml:space="preserve">PS: Want </w:t>
      </w:r>
      <w:proofErr w:type="spellStart"/>
      <w:r>
        <w:rPr>
          <w:rStyle w:val="break-words"/>
          <w:rFonts w:ascii="Segoe UI" w:hAnsi="Segoe UI" w:cs="Segoe UI"/>
          <w:sz w:val="21"/>
          <w:szCs w:val="21"/>
          <w:bdr w:val="none" w:sz="0" w:space="0" w:color="auto" w:frame="1"/>
        </w:rPr>
        <w:t>to</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crush</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your</w:t>
      </w:r>
      <w:proofErr w:type="spellEnd"/>
      <w:r>
        <w:rPr>
          <w:rStyle w:val="break-words"/>
          <w:rFonts w:ascii="Segoe UI" w:hAnsi="Segoe UI" w:cs="Segoe UI"/>
          <w:sz w:val="21"/>
          <w:szCs w:val="21"/>
          <w:bdr w:val="none" w:sz="0" w:space="0" w:color="auto" w:frame="1"/>
        </w:rPr>
        <w:t xml:space="preserve"> 2025 </w:t>
      </w:r>
      <w:proofErr w:type="spellStart"/>
      <w:r>
        <w:rPr>
          <w:rStyle w:val="break-words"/>
          <w:rFonts w:ascii="Segoe UI" w:hAnsi="Segoe UI" w:cs="Segoe UI"/>
          <w:sz w:val="21"/>
          <w:szCs w:val="21"/>
          <w:bdr w:val="none" w:sz="0" w:space="0" w:color="auto" w:frame="1"/>
        </w:rPr>
        <w:t>quota</w:t>
      </w:r>
      <w:proofErr w:type="spellEnd"/>
      <w:r>
        <w:rPr>
          <w:rStyle w:val="break-words"/>
          <w:rFonts w:ascii="Segoe UI" w:hAnsi="Segoe UI" w:cs="Segoe UI"/>
          <w:sz w:val="21"/>
          <w:szCs w:val="21"/>
          <w:bdr w:val="none" w:sz="0" w:space="0" w:color="auto" w:frame="1"/>
        </w:rPr>
        <w:t xml:space="preserve"> and </w:t>
      </w:r>
      <w:proofErr w:type="spellStart"/>
      <w:r>
        <w:rPr>
          <w:rStyle w:val="break-words"/>
          <w:rFonts w:ascii="Segoe UI" w:hAnsi="Segoe UI" w:cs="Segoe UI"/>
          <w:sz w:val="21"/>
          <w:szCs w:val="21"/>
          <w:bdr w:val="none" w:sz="0" w:space="0" w:color="auto" w:frame="1"/>
        </w:rPr>
        <w:t>book</w:t>
      </w:r>
      <w:proofErr w:type="spellEnd"/>
      <w:r>
        <w:rPr>
          <w:rStyle w:val="break-words"/>
          <w:rFonts w:ascii="Segoe UI" w:hAnsi="Segoe UI" w:cs="Segoe UI"/>
          <w:sz w:val="21"/>
          <w:szCs w:val="21"/>
          <w:bdr w:val="none" w:sz="0" w:space="0" w:color="auto" w:frame="1"/>
        </w:rPr>
        <w:t xml:space="preserve"> 20-30 </w:t>
      </w:r>
      <w:proofErr w:type="spellStart"/>
      <w:r>
        <w:rPr>
          <w:rStyle w:val="break-words"/>
          <w:rFonts w:ascii="Segoe UI" w:hAnsi="Segoe UI" w:cs="Segoe UI"/>
          <w:sz w:val="21"/>
          <w:szCs w:val="21"/>
          <w:bdr w:val="none" w:sz="0" w:space="0" w:color="auto" w:frame="1"/>
        </w:rPr>
        <w:t>meetings</w:t>
      </w:r>
      <w:proofErr w:type="spellEnd"/>
      <w:r>
        <w:rPr>
          <w:rStyle w:val="break-words"/>
          <w:rFonts w:ascii="Segoe UI" w:hAnsi="Segoe UI" w:cs="Segoe UI"/>
          <w:sz w:val="21"/>
          <w:szCs w:val="21"/>
          <w:bdr w:val="none" w:sz="0" w:space="0" w:color="auto" w:frame="1"/>
        </w:rPr>
        <w:t xml:space="preserve"> per </w:t>
      </w:r>
      <w:proofErr w:type="spellStart"/>
      <w:r>
        <w:rPr>
          <w:rStyle w:val="break-words"/>
          <w:rFonts w:ascii="Segoe UI" w:hAnsi="Segoe UI" w:cs="Segoe UI"/>
          <w:sz w:val="21"/>
          <w:szCs w:val="21"/>
          <w:bdr w:val="none" w:sz="0" w:space="0" w:color="auto" w:frame="1"/>
        </w:rPr>
        <w:t>month</w:t>
      </w:r>
      <w:proofErr w:type="spellEnd"/>
      <w:r>
        <w:rPr>
          <w:rStyle w:val="break-words"/>
          <w:rFonts w:ascii="Segoe UI" w:hAnsi="Segoe UI" w:cs="Segoe UI"/>
          <w:sz w:val="21"/>
          <w:szCs w:val="21"/>
          <w:bdr w:val="none" w:sz="0" w:space="0" w:color="auto" w:frame="1"/>
        </w:rPr>
        <w:t xml:space="preserve"> on LinkedIn? </w:t>
      </w:r>
      <w:proofErr w:type="spellStart"/>
      <w:r>
        <w:rPr>
          <w:rStyle w:val="break-words"/>
          <w:rFonts w:ascii="Segoe UI" w:hAnsi="Segoe UI" w:cs="Segoe UI"/>
          <w:sz w:val="21"/>
          <w:szCs w:val="21"/>
          <w:bdr w:val="none" w:sz="0" w:space="0" w:color="auto" w:frame="1"/>
        </w:rPr>
        <w:t>Join</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our</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Social</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Selling</w:t>
      </w:r>
      <w:proofErr w:type="spellEnd"/>
      <w:r>
        <w:rPr>
          <w:rStyle w:val="break-words"/>
          <w:rFonts w:ascii="Segoe UI" w:hAnsi="Segoe UI" w:cs="Segoe UI"/>
          <w:sz w:val="21"/>
          <w:szCs w:val="21"/>
          <w:bdr w:val="none" w:sz="0" w:space="0" w:color="auto" w:frame="1"/>
        </w:rPr>
        <w:t xml:space="preserve"> </w:t>
      </w:r>
      <w:proofErr w:type="spellStart"/>
      <w:r>
        <w:rPr>
          <w:rStyle w:val="break-words"/>
          <w:rFonts w:ascii="Segoe UI" w:hAnsi="Segoe UI" w:cs="Segoe UI"/>
          <w:sz w:val="21"/>
          <w:szCs w:val="21"/>
          <w:bdr w:val="none" w:sz="0" w:space="0" w:color="auto" w:frame="1"/>
        </w:rPr>
        <w:t>cohort</w:t>
      </w:r>
      <w:proofErr w:type="spellEnd"/>
      <w:r>
        <w:rPr>
          <w:rStyle w:val="break-words"/>
          <w:rFonts w:ascii="Segoe UI" w:hAnsi="Segoe UI" w:cs="Segoe UI"/>
          <w:sz w:val="21"/>
          <w:szCs w:val="21"/>
          <w:bdr w:val="none" w:sz="0" w:space="0" w:color="auto" w:frame="1"/>
        </w:rPr>
        <w:t xml:space="preserve"> in June:</w:t>
      </w:r>
      <w:r>
        <w:rPr>
          <w:rStyle w:val="white-space-pre"/>
          <w:rFonts w:ascii="Segoe UI" w:hAnsi="Segoe UI" w:cs="Segoe UI"/>
          <w:sz w:val="21"/>
          <w:szCs w:val="21"/>
          <w:bdr w:val="none" w:sz="0" w:space="0" w:color="auto" w:frame="1"/>
        </w:rPr>
        <w:t xml:space="preserve"> </w:t>
      </w:r>
      <w:hyperlink r:id="rId41" w:tgtFrame="_self" w:history="1">
        <w:r>
          <w:rPr>
            <w:rStyle w:val="Hyperlink"/>
            <w:rFonts w:ascii="Segoe UI" w:hAnsi="Segoe UI" w:cs="Segoe UI"/>
            <w:b/>
            <w:bCs/>
            <w:color w:val="0A66C2"/>
            <w:sz w:val="21"/>
            <w:szCs w:val="21"/>
            <w:bdr w:val="none" w:sz="0" w:space="0" w:color="auto" w:frame="1"/>
          </w:rPr>
          <w:t>https://lnkd.in/ev5iWM6s</w:t>
        </w:r>
      </w:hyperlink>
    </w:p>
    <w:p w14:paraId="15D784F9" w14:textId="77777777" w:rsidR="003A0E19" w:rsidRDefault="003A0E19" w:rsidP="003A0E19">
      <w:pPr>
        <w:pBdr>
          <w:bottom w:val="single" w:sz="12" w:space="1" w:color="auto"/>
        </w:pBdr>
        <w:textAlignment w:val="baseline"/>
        <w:rPr>
          <w:rFonts w:ascii="Segoe UI" w:hAnsi="Segoe UI" w:cs="Segoe UI"/>
        </w:rPr>
      </w:pPr>
      <w:proofErr w:type="spellStart"/>
      <w:r>
        <w:rPr>
          <w:rStyle w:val="artdeco-buttontext"/>
          <w:rFonts w:ascii="Segoe UI" w:hAnsi="Segoe UI" w:cs="Segoe UI"/>
          <w:sz w:val="21"/>
          <w:szCs w:val="21"/>
          <w:bdr w:val="none" w:sz="0" w:space="0" w:color="auto" w:frame="1"/>
        </w:rPr>
        <w:t>Mostra</w:t>
      </w:r>
      <w:proofErr w:type="spellEnd"/>
      <w:r>
        <w:rPr>
          <w:rStyle w:val="artdeco-buttontext"/>
          <w:rFonts w:ascii="Segoe UI" w:hAnsi="Segoe UI" w:cs="Segoe UI"/>
          <w:sz w:val="21"/>
          <w:szCs w:val="21"/>
          <w:bdr w:val="none" w:sz="0" w:space="0" w:color="auto" w:frame="1"/>
        </w:rPr>
        <w:t xml:space="preserve"> </w:t>
      </w:r>
      <w:proofErr w:type="spellStart"/>
      <w:r>
        <w:rPr>
          <w:rStyle w:val="artdeco-buttontext"/>
          <w:rFonts w:ascii="Segoe UI" w:hAnsi="Segoe UI" w:cs="Segoe UI"/>
          <w:sz w:val="21"/>
          <w:szCs w:val="21"/>
          <w:bdr w:val="none" w:sz="0" w:space="0" w:color="auto" w:frame="1"/>
        </w:rPr>
        <w:t>traduzione</w:t>
      </w:r>
      <w:proofErr w:type="spellEnd"/>
    </w:p>
    <w:p w14:paraId="36D656AC" w14:textId="57C7DDCC" w:rsidR="003A0E19" w:rsidRDefault="003A0E19" w:rsidP="004318F0">
      <w:pPr>
        <w:tabs>
          <w:tab w:val="left" w:pos="1740"/>
        </w:tabs>
      </w:pPr>
    </w:p>
    <w:p w14:paraId="6C561BFF" w14:textId="35467501" w:rsidR="00461A35" w:rsidRDefault="00461A35" w:rsidP="00461A35">
      <w:pPr>
        <w:textAlignment w:val="baseline"/>
        <w:rPr>
          <w:rFonts w:ascii="Segoe UI" w:hAnsi="Segoe UI" w:cs="Segoe UI"/>
        </w:rPr>
      </w:pPr>
    </w:p>
    <w:p w14:paraId="3E7CF3A2" w14:textId="77777777" w:rsidR="00461A35" w:rsidRDefault="00461A35" w:rsidP="00461A35">
      <w:pPr>
        <w:textAlignment w:val="baseline"/>
        <w:rPr>
          <w:rFonts w:ascii="Segoe UI" w:hAnsi="Segoe UI" w:cs="Segoe UI"/>
        </w:rPr>
      </w:pPr>
      <w:hyperlink r:id="rId42" w:history="1">
        <w:r>
          <w:rPr>
            <w:rStyle w:val="Hyperlink"/>
            <w:rFonts w:ascii="Segoe UI" w:hAnsi="Segoe UI" w:cs="Segoe UI"/>
            <w:b/>
            <w:bCs/>
            <w:sz w:val="21"/>
            <w:szCs w:val="21"/>
            <w:bdr w:val="none" w:sz="0" w:space="0" w:color="auto" w:frame="1"/>
          </w:rPr>
          <w:t>Josh Braun </w:t>
        </w:r>
      </w:hyperlink>
      <w:r>
        <w:rPr>
          <w:rStyle w:val="sr-only"/>
          <w:rFonts w:ascii="Segoe UI" w:hAnsi="Segoe UI" w:cs="Segoe UI"/>
          <w:bdr w:val="none" w:sz="0" w:space="0" w:color="auto" w:frame="1"/>
        </w:rPr>
        <w:t xml:space="preserve">Josh Braun </w:t>
      </w:r>
      <w:proofErr w:type="spellStart"/>
      <w:r>
        <w:rPr>
          <w:rStyle w:val="sr-only"/>
          <w:rFonts w:ascii="Segoe UI" w:hAnsi="Segoe UI" w:cs="Segoe UI"/>
          <w:bdr w:val="none" w:sz="0" w:space="0" w:color="auto" w:frame="1"/>
        </w:rPr>
        <w:t>is</w:t>
      </w:r>
      <w:proofErr w:type="spellEnd"/>
      <w:r>
        <w:rPr>
          <w:rStyle w:val="sr-only"/>
          <w:rFonts w:ascii="Segoe UI" w:hAnsi="Segoe UI" w:cs="Segoe UI"/>
          <w:bdr w:val="none" w:sz="0" w:space="0" w:color="auto" w:frame="1"/>
        </w:rPr>
        <w:t xml:space="preserve"> an Influencer</w:t>
      </w:r>
    </w:p>
    <w:p w14:paraId="5A9B5A34" w14:textId="77777777" w:rsidR="00461A35" w:rsidRDefault="00461A35" w:rsidP="00461A35">
      <w:pPr>
        <w:pStyle w:val="text-xs"/>
        <w:spacing w:before="0" w:beforeAutospacing="0" w:after="0" w:afterAutospacing="0"/>
        <w:textAlignment w:val="baseline"/>
        <w:rPr>
          <w:rFonts w:ascii="Segoe UI" w:hAnsi="Segoe UI" w:cs="Segoe UI"/>
        </w:rPr>
      </w:pPr>
      <w:r>
        <w:rPr>
          <w:rFonts w:ascii="Segoe UI" w:hAnsi="Segoe UI" w:cs="Segoe UI"/>
        </w:rPr>
        <w:t>Struggling to book meetings? Getting ghosted? Want to sell without pushing, convincing, or begging? Read this profile.</w:t>
      </w:r>
    </w:p>
    <w:p w14:paraId="14E05A41" w14:textId="77777777" w:rsidR="00461A35" w:rsidRDefault="00461A35" w:rsidP="00461A35">
      <w:pPr>
        <w:textAlignment w:val="baseline"/>
        <w:rPr>
          <w:rFonts w:ascii="Segoe UI" w:hAnsi="Segoe UI" w:cs="Segoe UI"/>
        </w:rPr>
      </w:pPr>
      <w:r>
        <w:rPr>
          <w:rStyle w:val="text-xs1"/>
          <w:rFonts w:ascii="Segoe UI" w:hAnsi="Segoe UI" w:cs="Segoe UI"/>
          <w:bdr w:val="none" w:sz="0" w:space="0" w:color="auto" w:frame="1"/>
        </w:rPr>
        <w:t>6d</w:t>
      </w:r>
    </w:p>
    <w:p w14:paraId="7DF32F86" w14:textId="77777777" w:rsidR="00461A35" w:rsidRDefault="00461A35" w:rsidP="00461A35">
      <w:pPr>
        <w:pStyle w:val="attributed-text-segment-listcontent"/>
        <w:pBdr>
          <w:bottom w:val="single" w:sz="12" w:space="1" w:color="auto"/>
        </w:pBdr>
        <w:spacing w:before="0" w:beforeAutospacing="0" w:after="0" w:afterAutospacing="0"/>
        <w:textAlignment w:val="baseline"/>
        <w:rPr>
          <w:rFonts w:ascii="Segoe UI" w:hAnsi="Segoe UI" w:cs="Segoe UI"/>
        </w:rPr>
      </w:pPr>
      <w:r>
        <w:rPr>
          <w:rFonts w:ascii="Segoe UI" w:hAnsi="Segoe UI" w:cs="Segoe UI"/>
        </w:rPr>
        <w:t>My favorite cold email word? Without. Why? Because it doesn’t just promise gain. It promises relief. “Train your dog to focus without yelling, punishing, or spending hundreds on obedience school.” That word speaks to pain avoidance. It gently reminds people of everything they hate about the current way without saying they’re doing it wrong. It flips the script: Instead of “Here’s what we do,” it says, “Here’s what you won’t have to deal with anymore.” People don’t want more. They want less.</w:t>
      </w:r>
    </w:p>
    <w:p w14:paraId="5217138A" w14:textId="6C8695F2" w:rsidR="00461A35" w:rsidRDefault="00461A35" w:rsidP="004318F0">
      <w:pPr>
        <w:tabs>
          <w:tab w:val="left" w:pos="1740"/>
        </w:tabs>
      </w:pPr>
    </w:p>
    <w:p w14:paraId="57F5DAA3" w14:textId="20764386" w:rsidR="00461A35" w:rsidRDefault="00461A35" w:rsidP="00461A35">
      <w:pPr>
        <w:textAlignment w:val="baseline"/>
        <w:rPr>
          <w:rFonts w:ascii="Segoe UI" w:hAnsi="Segoe UI" w:cs="Segoe UI"/>
        </w:rPr>
      </w:pPr>
    </w:p>
    <w:p w14:paraId="0DD172C3" w14:textId="77777777" w:rsidR="00461A35" w:rsidRDefault="00461A35" w:rsidP="00461A35">
      <w:pPr>
        <w:textAlignment w:val="baseline"/>
        <w:rPr>
          <w:rFonts w:ascii="Segoe UI" w:hAnsi="Segoe UI" w:cs="Segoe UI"/>
        </w:rPr>
      </w:pPr>
      <w:hyperlink r:id="rId43" w:history="1">
        <w:r>
          <w:rPr>
            <w:rStyle w:val="Hyperlink"/>
            <w:rFonts w:ascii="Segoe UI" w:hAnsi="Segoe UI" w:cs="Segoe UI"/>
            <w:b/>
            <w:bCs/>
            <w:sz w:val="21"/>
            <w:szCs w:val="21"/>
            <w:bdr w:val="none" w:sz="0" w:space="0" w:color="auto" w:frame="1"/>
          </w:rPr>
          <w:t>Aaron Reeves</w:t>
        </w:r>
      </w:hyperlink>
    </w:p>
    <w:p w14:paraId="372C6A9F" w14:textId="77777777" w:rsidR="00461A35" w:rsidRDefault="00461A35" w:rsidP="00461A35">
      <w:pPr>
        <w:pStyle w:val="text-xs"/>
        <w:spacing w:before="0" w:beforeAutospacing="0" w:after="0" w:afterAutospacing="0"/>
        <w:textAlignment w:val="baseline"/>
        <w:rPr>
          <w:rFonts w:ascii="Segoe UI" w:hAnsi="Segoe UI" w:cs="Segoe UI"/>
        </w:rPr>
      </w:pPr>
      <w:r>
        <w:rPr>
          <w:rFonts w:ascii="Segoe UI" w:hAnsi="Segoe UI" w:cs="Segoe UI"/>
        </w:rPr>
        <w:t>I help tech sales SDRs &amp; AEs book 10+ meetings every month through cold outbound using a proven system | Founder Outbound OS</w:t>
      </w:r>
    </w:p>
    <w:p w14:paraId="3E03300D" w14:textId="77777777" w:rsidR="00461A35" w:rsidRDefault="00461A35" w:rsidP="00461A35">
      <w:pPr>
        <w:textAlignment w:val="baseline"/>
        <w:rPr>
          <w:rFonts w:ascii="Segoe UI" w:hAnsi="Segoe UI" w:cs="Segoe UI"/>
        </w:rPr>
      </w:pPr>
      <w:r>
        <w:rPr>
          <w:rStyle w:val="text-xs1"/>
          <w:rFonts w:ascii="Segoe UI" w:hAnsi="Segoe UI" w:cs="Segoe UI"/>
          <w:bdr w:val="none" w:sz="0" w:space="0" w:color="auto" w:frame="1"/>
        </w:rPr>
        <w:t>6d</w:t>
      </w:r>
    </w:p>
    <w:p w14:paraId="1B5737D8" w14:textId="77777777" w:rsidR="00461A35" w:rsidRDefault="00461A35" w:rsidP="00461A35">
      <w:pPr>
        <w:pStyle w:val="attributed-text-segment-listcontent"/>
        <w:pBdr>
          <w:bottom w:val="single" w:sz="12" w:space="1" w:color="auto"/>
        </w:pBdr>
        <w:spacing w:before="0" w:beforeAutospacing="0" w:after="0" w:afterAutospacing="0"/>
        <w:textAlignment w:val="baseline"/>
        <w:rPr>
          <w:rFonts w:ascii="Segoe UI" w:hAnsi="Segoe UI" w:cs="Segoe UI"/>
        </w:rPr>
      </w:pPr>
      <w:r>
        <w:rPr>
          <w:rFonts w:ascii="Segoe UI" w:hAnsi="Segoe UI" w:cs="Segoe UI"/>
        </w:rPr>
        <w:t xml:space="preserve">How to make the perfect cold email (in 7 steps + scripts) Cold email can be tough. But it’s also one if the best ways to build pipeline. I used this framework to book 100s of meetings. So let’s get into it! Step 1: Trigger </w:t>
      </w:r>
      <w:r>
        <w:rPr>
          <w:rFonts w:ascii="Cambria Math" w:hAnsi="Cambria Math" w:cs="Cambria Math"/>
        </w:rPr>
        <w:t>↳</w:t>
      </w:r>
      <w:r>
        <w:rPr>
          <w:rFonts w:ascii="Segoe UI" w:hAnsi="Segoe UI" w:cs="Segoe UI"/>
        </w:rPr>
        <w:t xml:space="preserve"> Show why you are reaching out </w:t>
      </w:r>
      <w:r>
        <w:rPr>
          <w:rFonts w:ascii="Cambria Math" w:hAnsi="Cambria Math" w:cs="Cambria Math"/>
        </w:rPr>
        <w:t>↳</w:t>
      </w:r>
      <w:r>
        <w:rPr>
          <w:rFonts w:ascii="Segoe UI" w:hAnsi="Segoe UI" w:cs="Segoe UI"/>
        </w:rPr>
        <w:t xml:space="preserve"> Lead with why them why now Step 2: Implication </w:t>
      </w:r>
      <w:r>
        <w:rPr>
          <w:rFonts w:ascii="Cambria Math" w:hAnsi="Cambria Math" w:cs="Cambria Math"/>
        </w:rPr>
        <w:t>↳</w:t>
      </w:r>
      <w:r>
        <w:rPr>
          <w:rFonts w:ascii="Segoe UI" w:hAnsi="Segoe UI" w:cs="Segoe UI"/>
        </w:rPr>
        <w:t xml:space="preserve"> Make a hypothesis on this trigger </w:t>
      </w:r>
      <w:r>
        <w:rPr>
          <w:rFonts w:ascii="Cambria Math" w:hAnsi="Cambria Math" w:cs="Cambria Math"/>
        </w:rPr>
        <w:t>↳</w:t>
      </w:r>
      <w:r>
        <w:rPr>
          <w:rFonts w:ascii="Segoe UI" w:hAnsi="Segoe UI" w:cs="Segoe UI"/>
        </w:rPr>
        <w:t xml:space="preserve"> Show why they should care Step 3: Pain </w:t>
      </w:r>
      <w:r>
        <w:rPr>
          <w:rFonts w:ascii="Cambria Math" w:hAnsi="Cambria Math" w:cs="Cambria Math"/>
        </w:rPr>
        <w:t>↳</w:t>
      </w:r>
      <w:r>
        <w:rPr>
          <w:rFonts w:ascii="Segoe UI" w:hAnsi="Segoe UI" w:cs="Segoe UI"/>
        </w:rPr>
        <w:t xml:space="preserve"> What do they do in their day to day </w:t>
      </w:r>
      <w:r>
        <w:rPr>
          <w:rFonts w:ascii="Cambria Math" w:hAnsi="Cambria Math" w:cs="Cambria Math"/>
        </w:rPr>
        <w:t>↳</w:t>
      </w:r>
      <w:r>
        <w:rPr>
          <w:rFonts w:ascii="Segoe UI" w:hAnsi="Segoe UI" w:cs="Segoe UI"/>
        </w:rPr>
        <w:t xml:space="preserve"> What potential issues can they have with it Step 4: COI </w:t>
      </w:r>
      <w:r>
        <w:rPr>
          <w:rFonts w:ascii="Cambria Math" w:hAnsi="Cambria Math" w:cs="Cambria Math"/>
        </w:rPr>
        <w:t>↳</w:t>
      </w:r>
      <w:r>
        <w:rPr>
          <w:rFonts w:ascii="Segoe UI" w:hAnsi="Segoe UI" w:cs="Segoe UI"/>
        </w:rPr>
        <w:t xml:space="preserve"> Show what happens if they </w:t>
      </w:r>
      <w:r>
        <w:rPr>
          <w:rFonts w:ascii="Segoe UI" w:hAnsi="Segoe UI" w:cs="Segoe UI"/>
        </w:rPr>
        <w:lastRenderedPageBreak/>
        <w:t xml:space="preserve">don’t change </w:t>
      </w:r>
      <w:r>
        <w:rPr>
          <w:rFonts w:ascii="Cambria Math" w:hAnsi="Cambria Math" w:cs="Cambria Math"/>
        </w:rPr>
        <w:t>↳</w:t>
      </w:r>
      <w:r>
        <w:rPr>
          <w:rFonts w:ascii="Segoe UI" w:hAnsi="Segoe UI" w:cs="Segoe UI"/>
        </w:rPr>
        <w:t xml:space="preserve"> Loss aversion is powerful to prospects Step 5: Social Proof </w:t>
      </w:r>
      <w:r>
        <w:rPr>
          <w:rFonts w:ascii="Cambria Math" w:hAnsi="Cambria Math" w:cs="Cambria Math"/>
        </w:rPr>
        <w:t>↳</w:t>
      </w:r>
      <w:r>
        <w:rPr>
          <w:rFonts w:ascii="Segoe UI" w:hAnsi="Segoe UI" w:cs="Segoe UI"/>
        </w:rPr>
        <w:t xml:space="preserve"> This builds a ton of trust </w:t>
      </w:r>
      <w:r>
        <w:rPr>
          <w:rFonts w:ascii="Cambria Math" w:hAnsi="Cambria Math" w:cs="Cambria Math"/>
        </w:rPr>
        <w:t>↳</w:t>
      </w:r>
      <w:r>
        <w:rPr>
          <w:rFonts w:ascii="Segoe UI" w:hAnsi="Segoe UI" w:cs="Segoe UI"/>
        </w:rPr>
        <w:t xml:space="preserve"> Use relevant results of people you’ve helped Step 6: Solution </w:t>
      </w:r>
      <w:r>
        <w:rPr>
          <w:rFonts w:ascii="Cambria Math" w:hAnsi="Cambria Math" w:cs="Cambria Math"/>
        </w:rPr>
        <w:t>↳</w:t>
      </w:r>
      <w:r>
        <w:rPr>
          <w:rFonts w:ascii="Segoe UI" w:hAnsi="Segoe UI" w:cs="Segoe UI"/>
        </w:rPr>
        <w:t xml:space="preserve"> What did you do to help others </w:t>
      </w:r>
      <w:r>
        <w:rPr>
          <w:rFonts w:ascii="Cambria Math" w:hAnsi="Cambria Math" w:cs="Cambria Math"/>
        </w:rPr>
        <w:t>↳</w:t>
      </w:r>
      <w:r>
        <w:rPr>
          <w:rFonts w:ascii="Segoe UI" w:hAnsi="Segoe UI" w:cs="Segoe UI"/>
        </w:rPr>
        <w:t xml:space="preserve"> Keep it brief and build interest Step 7: Soft CTA </w:t>
      </w:r>
      <w:r>
        <w:rPr>
          <w:rFonts w:ascii="Cambria Math" w:hAnsi="Cambria Math" w:cs="Cambria Math"/>
        </w:rPr>
        <w:t>↳</w:t>
      </w:r>
      <w:r>
        <w:rPr>
          <w:rFonts w:ascii="Segoe UI" w:hAnsi="Segoe UI" w:cs="Segoe UI"/>
        </w:rPr>
        <w:t xml:space="preserve"> Start a conversation </w:t>
      </w:r>
      <w:r>
        <w:rPr>
          <w:rFonts w:ascii="Cambria Math" w:hAnsi="Cambria Math" w:cs="Cambria Math"/>
        </w:rPr>
        <w:t>↳</w:t>
      </w:r>
      <w:r>
        <w:rPr>
          <w:rFonts w:ascii="Segoe UI" w:hAnsi="Segoe UI" w:cs="Segoe UI"/>
        </w:rPr>
        <w:t xml:space="preserve"> Don’t force a meeting straight away BONUS: Data </w:t>
      </w:r>
      <w:r>
        <w:rPr>
          <w:rFonts w:ascii="Cambria Math" w:hAnsi="Cambria Math" w:cs="Cambria Math"/>
        </w:rPr>
        <w:t>↳</w:t>
      </w:r>
      <w:r>
        <w:rPr>
          <w:rFonts w:ascii="Segoe UI" w:hAnsi="Segoe UI" w:cs="Segoe UI"/>
        </w:rPr>
        <w:t xml:space="preserve"> You need valid emails to get replies </w:t>
      </w:r>
      <w:r>
        <w:rPr>
          <w:rFonts w:ascii="Cambria Math" w:hAnsi="Cambria Math" w:cs="Cambria Math"/>
        </w:rPr>
        <w:t>↳</w:t>
      </w:r>
      <w:r>
        <w:rPr>
          <w:rFonts w:ascii="Segoe UI" w:hAnsi="Segoe UI" w:cs="Segoe UI"/>
        </w:rPr>
        <w:t xml:space="preserve"> Use Seamless to get the right info Checkout Seamless' data here: </w:t>
      </w:r>
      <w:hyperlink r:id="rId44" w:tgtFrame="_self" w:history="1">
        <w:r>
          <w:rPr>
            <w:rStyle w:val="Hyperlink"/>
            <w:rFonts w:ascii="Segoe UI" w:eastAsiaTheme="majorEastAsia" w:hAnsi="Segoe UI" w:cs="Segoe UI"/>
            <w:b/>
            <w:bCs/>
            <w:color w:val="0A66C2"/>
            <w:sz w:val="21"/>
            <w:szCs w:val="21"/>
            <w:bdr w:val="none" w:sz="0" w:space="0" w:color="auto" w:frame="1"/>
          </w:rPr>
          <w:t>https://lnkd.in/e3bdNm5u</w:t>
        </w:r>
      </w:hyperlink>
      <w:r>
        <w:rPr>
          <w:rFonts w:ascii="Segoe UI" w:hAnsi="Segoe UI" w:cs="Segoe UI"/>
        </w:rPr>
        <w:t xml:space="preserve"> What else would you add to make a killer cold email? (I also added a bonus follow up email in the comments </w:t>
      </w:r>
      <w:r>
        <w:rPr>
          <w:rFonts w:ascii="Segoe UI Emoji" w:hAnsi="Segoe UI Emoji" w:cs="Segoe UI Emoji"/>
        </w:rPr>
        <w:t>👇</w:t>
      </w:r>
      <w:r>
        <w:rPr>
          <w:rFonts w:ascii="Segoe UI" w:hAnsi="Segoe UI" w:cs="Segoe UI"/>
        </w:rPr>
        <w:t xml:space="preserve">) Enjoy this? </w:t>
      </w:r>
      <w:r>
        <w:rPr>
          <w:rFonts w:ascii="Segoe UI Emoji" w:hAnsi="Segoe UI Emoji" w:cs="Segoe UI Emoji"/>
        </w:rPr>
        <w:t>♻️</w:t>
      </w:r>
      <w:r>
        <w:rPr>
          <w:rFonts w:ascii="Segoe UI" w:hAnsi="Segoe UI" w:cs="Segoe UI"/>
        </w:rPr>
        <w:t xml:space="preserve"> Repost it to your network and follow </w:t>
      </w:r>
      <w:hyperlink r:id="rId45" w:tgtFrame="_self" w:history="1">
        <w:r>
          <w:rPr>
            <w:rStyle w:val="Hyperlink"/>
            <w:rFonts w:ascii="Segoe UI" w:eastAsiaTheme="majorEastAsia" w:hAnsi="Segoe UI" w:cs="Segoe UI"/>
            <w:b/>
            <w:bCs/>
            <w:color w:val="0A66C2"/>
            <w:sz w:val="21"/>
            <w:szCs w:val="21"/>
            <w:bdr w:val="none" w:sz="0" w:space="0" w:color="auto" w:frame="1"/>
          </w:rPr>
          <w:t>Aaron Reeves</w:t>
        </w:r>
      </w:hyperlink>
      <w:r>
        <w:rPr>
          <w:rFonts w:ascii="Segoe UI" w:hAnsi="Segoe UI" w:cs="Segoe UI"/>
        </w:rPr>
        <w:t xml:space="preserve"> &amp; </w:t>
      </w:r>
      <w:hyperlink r:id="rId46" w:tgtFrame="_self" w:history="1">
        <w:r>
          <w:rPr>
            <w:rStyle w:val="Hyperlink"/>
            <w:rFonts w:ascii="Segoe UI" w:eastAsiaTheme="majorEastAsia" w:hAnsi="Segoe UI" w:cs="Segoe UI"/>
            <w:b/>
            <w:bCs/>
            <w:color w:val="0A66C2"/>
            <w:sz w:val="21"/>
            <w:szCs w:val="21"/>
            <w:bdr w:val="none" w:sz="0" w:space="0" w:color="auto" w:frame="1"/>
          </w:rPr>
          <w:t>Outbound OS</w:t>
        </w:r>
      </w:hyperlink>
      <w:r>
        <w:rPr>
          <w:rFonts w:ascii="Segoe UI" w:hAnsi="Segoe UI" w:cs="Segoe UI"/>
        </w:rPr>
        <w:t xml:space="preserve"> for more P.S want to finish Q2 strong and set yourself up for a record Q3 150%+? I’m </w:t>
      </w:r>
      <w:proofErr w:type="spellStart"/>
      <w:r>
        <w:rPr>
          <w:rFonts w:ascii="Segoe UI" w:hAnsi="Segoe UI" w:cs="Segoe UI"/>
        </w:rPr>
        <w:t>launchign</w:t>
      </w:r>
      <w:proofErr w:type="spellEnd"/>
      <w:r>
        <w:rPr>
          <w:rFonts w:ascii="Segoe UI" w:hAnsi="Segoe UI" w:cs="Segoe UI"/>
        </w:rPr>
        <w:t xml:space="preserve"> the summer sprint program this month, if you want the details DM me “SPRINT”</w:t>
      </w:r>
    </w:p>
    <w:p w14:paraId="584BA3F8" w14:textId="68DE3AEE" w:rsidR="00461A35" w:rsidRDefault="00461A35" w:rsidP="004318F0">
      <w:pPr>
        <w:tabs>
          <w:tab w:val="left" w:pos="1740"/>
        </w:tabs>
        <w:rPr>
          <w:lang w:val="en-US"/>
        </w:rPr>
      </w:pPr>
    </w:p>
    <w:p w14:paraId="3087B47F" w14:textId="242DD6C9" w:rsidR="00461A35" w:rsidRDefault="00461A35" w:rsidP="004318F0">
      <w:pPr>
        <w:tabs>
          <w:tab w:val="left" w:pos="1740"/>
        </w:tabs>
        <w:rPr>
          <w:rFonts w:ascii="Segoe UI Emoji" w:hAnsi="Segoe UI Emoji" w:cs="Segoe UI Emoji"/>
          <w:sz w:val="21"/>
          <w:szCs w:val="21"/>
          <w:shd w:val="clear" w:color="auto" w:fill="FFFFFF"/>
        </w:rPr>
      </w:pPr>
      <w:r>
        <w:rPr>
          <w:rFonts w:ascii="Segoe UI" w:hAnsi="Segoe UI" w:cs="Segoe UI"/>
          <w:sz w:val="21"/>
          <w:szCs w:val="21"/>
          <w:shd w:val="clear" w:color="auto" w:fill="FFFFFF"/>
        </w:rPr>
        <w:t xml:space="preserve">The top 4 </w:t>
      </w:r>
      <w:proofErr w:type="spellStart"/>
      <w:r>
        <w:rPr>
          <w:rFonts w:ascii="Segoe UI" w:hAnsi="Segoe UI" w:cs="Segoe UI"/>
          <w:sz w:val="21"/>
          <w:szCs w:val="21"/>
          <w:shd w:val="clear" w:color="auto" w:fill="FFFFFF"/>
        </w:rPr>
        <w:t>sales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nav</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filters</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message </w:t>
      </w:r>
      <w:proofErr w:type="spellStart"/>
      <w:r>
        <w:rPr>
          <w:rFonts w:ascii="Segoe UI" w:hAnsi="Segoe UI" w:cs="Segoe UI"/>
          <w:sz w:val="21"/>
          <w:szCs w:val="21"/>
          <w:shd w:val="clear" w:color="auto" w:fill="FFFFFF"/>
        </w:rPr>
        <w:t>each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want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replies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HAVE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relevancy</w:t>
      </w:r>
      <w:proofErr w:type="spellEnd"/>
      <w:r>
        <w:rPr>
          <w:rFonts w:ascii="Segoe UI" w:hAnsi="Segoe UI" w:cs="Segoe UI"/>
          <w:sz w:val="21"/>
          <w:szCs w:val="21"/>
          <w:shd w:val="clear" w:color="auto" w:fill="FFFFFF"/>
        </w:rPr>
        <w:t xml:space="preserve"> So </w:t>
      </w:r>
      <w:proofErr w:type="spellStart"/>
      <w:r>
        <w:rPr>
          <w:rFonts w:ascii="Segoe UI" w:hAnsi="Segoe UI" w:cs="Segoe UI"/>
          <w:sz w:val="21"/>
          <w:szCs w:val="21"/>
          <w:shd w:val="clear" w:color="auto" w:fill="FFFFFF"/>
        </w:rPr>
        <w:t>here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4 </w:t>
      </w:r>
      <w:proofErr w:type="spellStart"/>
      <w:r>
        <w:rPr>
          <w:rFonts w:ascii="Segoe UI" w:hAnsi="Segoe UI" w:cs="Segoe UI"/>
          <w:sz w:val="21"/>
          <w:szCs w:val="21"/>
          <w:shd w:val="clear" w:color="auto" w:fill="FFFFFF"/>
        </w:rPr>
        <w:t>filters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today</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message </w:t>
      </w:r>
      <w:proofErr w:type="spellStart"/>
      <w:r>
        <w:rPr>
          <w:rFonts w:ascii="Segoe UI" w:hAnsi="Segoe UI" w:cs="Segoe UI"/>
          <w:sz w:val="21"/>
          <w:szCs w:val="21"/>
          <w:shd w:val="clear" w:color="auto" w:fill="FFFFFF"/>
        </w:rPr>
        <w:t>each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context</w:t>
      </w:r>
      <w:proofErr w:type="spellEnd"/>
      <w:r>
        <w:rPr>
          <w:rFonts w:ascii="Segoe UI" w:hAnsi="Segoe UI" w:cs="Segoe UI"/>
          <w:sz w:val="21"/>
          <w:szCs w:val="21"/>
          <w:shd w:val="clear" w:color="auto" w:fill="FFFFFF"/>
        </w:rPr>
        <w:t xml:space="preserve"> + </w:t>
      </w:r>
      <w:proofErr w:type="spellStart"/>
      <w:r>
        <w:rPr>
          <w:rFonts w:ascii="Segoe UI" w:hAnsi="Segoe UI" w:cs="Segoe UI"/>
          <w:sz w:val="21"/>
          <w:szCs w:val="21"/>
          <w:shd w:val="clear" w:color="auto" w:fill="FFFFFF"/>
        </w:rPr>
        <w:t>conversion</w:t>
      </w:r>
      <w:proofErr w:type="spellEnd"/>
      <w:r>
        <w:rPr>
          <w:rFonts w:ascii="Segoe UI" w:hAnsi="Segoe UI" w:cs="Segoe UI"/>
          <w:sz w:val="21"/>
          <w:szCs w:val="21"/>
          <w:shd w:val="clear" w:color="auto" w:fill="FFFFFF"/>
        </w:rPr>
        <w:t>: 1.</w:t>
      </w:r>
      <w:r>
        <w:rPr>
          <w:rFonts w:ascii="Tahoma" w:hAnsi="Tahoma" w:cs="Tahoma"/>
          <w:sz w:val="21"/>
          <w:szCs w:val="21"/>
          <w:shd w:val="clear" w:color="auto" w:fill="FFFFFF"/>
        </w:rPr>
        <w:t>⁠</w:t>
      </w:r>
      <w:r>
        <w:rPr>
          <w:rFonts w:ascii="Segoe UI" w:hAnsi="Segoe UI" w:cs="Segoe UI"/>
          <w:sz w:val="21"/>
          <w:szCs w:val="21"/>
          <w:shd w:val="clear" w:color="auto" w:fill="FFFFFF"/>
        </w:rPr>
        <w:t xml:space="preserve"> </w:t>
      </w:r>
      <w:r>
        <w:rPr>
          <w:rFonts w:ascii="Tahoma" w:hAnsi="Tahoma" w:cs="Tahoma"/>
          <w:sz w:val="21"/>
          <w:szCs w:val="21"/>
          <w:shd w:val="clear" w:color="auto" w:fill="FFFFFF"/>
        </w:rPr>
        <w:t>⁠</w:t>
      </w:r>
      <w:proofErr w:type="spellStart"/>
      <w:r>
        <w:rPr>
          <w:rFonts w:ascii="Segoe UI" w:hAnsi="Segoe UI" w:cs="Segoe UI"/>
          <w:sz w:val="21"/>
          <w:szCs w:val="21"/>
          <w:shd w:val="clear" w:color="auto" w:fill="FFFFFF"/>
        </w:rPr>
        <w:t>Following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a prospect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following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unlikely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reason</w:t>
      </w:r>
      <w:proofErr w:type="spellEnd"/>
      <w:r>
        <w:rPr>
          <w:rFonts w:ascii="Segoe UI" w:hAnsi="Segoe UI" w:cs="Segoe UI"/>
          <w:sz w:val="21"/>
          <w:szCs w:val="21"/>
          <w:shd w:val="clear" w:color="auto" w:fill="FFFFFF"/>
        </w:rPr>
        <w:t xml:space="preserve">. Maybe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product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before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maybe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just a fan, </w:t>
      </w:r>
      <w:proofErr w:type="spellStart"/>
      <w:r>
        <w:rPr>
          <w:rFonts w:ascii="Segoe UI" w:hAnsi="Segoe UI" w:cs="Segoe UI"/>
          <w:sz w:val="21"/>
          <w:szCs w:val="21"/>
          <w:shd w:val="clear" w:color="auto" w:fill="FFFFFF"/>
        </w:rPr>
        <w:t>either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great</w:t>
      </w:r>
      <w:proofErr w:type="spellEnd"/>
      <w:r>
        <w:rPr>
          <w:rFonts w:ascii="Segoe UI" w:hAnsi="Segoe UI" w:cs="Segoe UI"/>
          <w:sz w:val="21"/>
          <w:szCs w:val="21"/>
          <w:shd w:val="clear" w:color="auto" w:fill="FFFFFF"/>
        </w:rPr>
        <w:t xml:space="preserve">. Talking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who’ve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already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heard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10x </w:t>
      </w:r>
      <w:proofErr w:type="spellStart"/>
      <w:r>
        <w:rPr>
          <w:rFonts w:ascii="Segoe UI" w:hAnsi="Segoe UI" w:cs="Segoe UI"/>
          <w:sz w:val="21"/>
          <w:szCs w:val="21"/>
          <w:shd w:val="clear" w:color="auto" w:fill="FFFFFF"/>
        </w:rPr>
        <w:t>easier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than</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complete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stranger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“Hey {</w:t>
      </w:r>
      <w:proofErr w:type="spellStart"/>
      <w:r>
        <w:rPr>
          <w:rFonts w:ascii="Segoe UI" w:hAnsi="Segoe UI" w:cs="Segoe UI"/>
          <w:sz w:val="21"/>
          <w:szCs w:val="21"/>
          <w:shd w:val="clear" w:color="auto" w:fill="FFFFFF"/>
        </w:rPr>
        <w:t>name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following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on LinkedIn, </w:t>
      </w:r>
      <w:proofErr w:type="spellStart"/>
      <w:r>
        <w:rPr>
          <w:rFonts w:ascii="Segoe UI" w:hAnsi="Segoe UI" w:cs="Segoe UI"/>
          <w:sz w:val="21"/>
          <w:szCs w:val="21"/>
          <w:shd w:val="clear" w:color="auto" w:fill="FFFFFF"/>
        </w:rPr>
        <w:t>curious</w:t>
      </w:r>
      <w:proofErr w:type="spellEnd"/>
      <w:r>
        <w:rPr>
          <w:rFonts w:ascii="Segoe UI" w:hAnsi="Segoe UI" w:cs="Segoe UI"/>
          <w:sz w:val="21"/>
          <w:szCs w:val="21"/>
          <w:shd w:val="clear" w:color="auto" w:fill="FFFFFF"/>
        </w:rPr>
        <w:t xml:space="preserve"> do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just like </w:t>
      </w:r>
      <w:proofErr w:type="spellStart"/>
      <w:r>
        <w:rPr>
          <w:rFonts w:ascii="Segoe UI" w:hAnsi="Segoe UI" w:cs="Segoe UI"/>
          <w:sz w:val="21"/>
          <w:szCs w:val="21"/>
          <w:shd w:val="clear" w:color="auto" w:fill="FFFFFF"/>
        </w:rPr>
        <w:t>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looking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does</w:t>
      </w:r>
      <w:proofErr w:type="spellEnd"/>
      <w:r>
        <w:rPr>
          <w:rFonts w:ascii="Segoe UI" w:hAnsi="Segoe UI" w:cs="Segoe UI"/>
          <w:sz w:val="21"/>
          <w:szCs w:val="21"/>
          <w:shd w:val="clear" w:color="auto" w:fill="FFFFFF"/>
        </w:rPr>
        <w:t xml:space="preserve">}? This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super simple and </w:t>
      </w:r>
      <w:proofErr w:type="spellStart"/>
      <w:r>
        <w:rPr>
          <w:rFonts w:ascii="Segoe UI" w:hAnsi="Segoe UI" w:cs="Segoe UI"/>
          <w:sz w:val="21"/>
          <w:szCs w:val="21"/>
          <w:shd w:val="clear" w:color="auto" w:fill="FFFFFF"/>
        </w:rPr>
        <w:t>looks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start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conversation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w:t>
      </w:r>
      <w:proofErr w:type="spellEnd"/>
      <w:r>
        <w:rPr>
          <w:rFonts w:ascii="Segoe UI" w:hAnsi="Segoe UI" w:cs="Segoe UI"/>
          <w:sz w:val="21"/>
          <w:szCs w:val="21"/>
          <w:shd w:val="clear" w:color="auto" w:fill="FFFFFF"/>
        </w:rPr>
        <w:t xml:space="preserve"> matter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gives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an in. 2.</w:t>
      </w:r>
      <w:r>
        <w:rPr>
          <w:rFonts w:ascii="Tahoma" w:hAnsi="Tahoma" w:cs="Tahoma"/>
          <w:sz w:val="21"/>
          <w:szCs w:val="21"/>
          <w:shd w:val="clear" w:color="auto" w:fill="FFFFFF"/>
        </w:rPr>
        <w:t>⁠</w:t>
      </w:r>
      <w:r>
        <w:rPr>
          <w:rFonts w:ascii="Segoe UI" w:hAnsi="Segoe UI" w:cs="Segoe UI"/>
          <w:sz w:val="21"/>
          <w:szCs w:val="21"/>
          <w:shd w:val="clear" w:color="auto" w:fill="FFFFFF"/>
        </w:rPr>
        <w:t xml:space="preserve"> </w:t>
      </w:r>
      <w:r>
        <w:rPr>
          <w:rFonts w:ascii="Tahoma" w:hAnsi="Tahoma" w:cs="Tahoma"/>
          <w:sz w:val="21"/>
          <w:szCs w:val="21"/>
          <w:shd w:val="clear" w:color="auto" w:fill="FFFFFF"/>
        </w:rPr>
        <w:t>⁠</w:t>
      </w:r>
      <w:proofErr w:type="spellStart"/>
      <w:r>
        <w:rPr>
          <w:rFonts w:ascii="Segoe UI" w:hAnsi="Segoe UI" w:cs="Segoe UI"/>
          <w:sz w:val="21"/>
          <w:szCs w:val="21"/>
          <w:shd w:val="clear" w:color="auto" w:fill="FFFFFF"/>
        </w:rPr>
        <w:t>Viewed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recently</w:t>
      </w:r>
      <w:proofErr w:type="spellEnd"/>
      <w:r>
        <w:rPr>
          <w:rFonts w:ascii="Segoe UI" w:hAnsi="Segoe UI" w:cs="Segoe UI"/>
          <w:sz w:val="21"/>
          <w:szCs w:val="21"/>
          <w:shd w:val="clear" w:color="auto" w:fill="FFFFFF"/>
        </w:rPr>
        <w:t xml:space="preserve"> ALWAYS </w:t>
      </w:r>
      <w:proofErr w:type="spellStart"/>
      <w:r>
        <w:rPr>
          <w:rFonts w:ascii="Segoe UI" w:hAnsi="Segoe UI" w:cs="Segoe UI"/>
          <w:sz w:val="21"/>
          <w:szCs w:val="21"/>
          <w:shd w:val="clear" w:color="auto" w:fill="FFFFFF"/>
        </w:rPr>
        <w:t>start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know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This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such a hack,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thousands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relevant </w:t>
      </w:r>
      <w:proofErr w:type="spellStart"/>
      <w:r>
        <w:rPr>
          <w:rFonts w:ascii="Segoe UI" w:hAnsi="Segoe UI" w:cs="Segoe UI"/>
          <w:sz w:val="21"/>
          <w:szCs w:val="21"/>
          <w:shd w:val="clear" w:color="auto" w:fill="FFFFFF"/>
        </w:rPr>
        <w:t>viewers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every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week</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“Hey {</w:t>
      </w:r>
      <w:proofErr w:type="spellStart"/>
      <w:r>
        <w:rPr>
          <w:rFonts w:ascii="Segoe UI" w:hAnsi="Segoe UI" w:cs="Segoe UI"/>
          <w:sz w:val="21"/>
          <w:szCs w:val="21"/>
          <w:shd w:val="clear" w:color="auto" w:fill="FFFFFF"/>
        </w:rPr>
        <w:t>name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noticed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checked</w:t>
      </w:r>
      <w:proofErr w:type="spellEnd"/>
      <w:r>
        <w:rPr>
          <w:rFonts w:ascii="Segoe UI" w:hAnsi="Segoe UI" w:cs="Segoe UI"/>
          <w:sz w:val="21"/>
          <w:szCs w:val="21"/>
          <w:shd w:val="clear" w:color="auto" w:fill="FFFFFF"/>
        </w:rPr>
        <w:t xml:space="preserve"> out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profile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Curious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just </w:t>
      </w:r>
      <w:proofErr w:type="spellStart"/>
      <w:r>
        <w:rPr>
          <w:rFonts w:ascii="Segoe UI" w:hAnsi="Segoe UI" w:cs="Segoe UI"/>
          <w:sz w:val="21"/>
          <w:szCs w:val="21"/>
          <w:shd w:val="clear" w:color="auto" w:fill="FFFFFF"/>
        </w:rPr>
        <w:t>enjoying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content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looking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achieve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outcome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provide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don’t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assume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viewing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instead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look</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just </w:t>
      </w:r>
      <w:proofErr w:type="spellStart"/>
      <w:r>
        <w:rPr>
          <w:rFonts w:ascii="Segoe UI" w:hAnsi="Segoe UI" w:cs="Segoe UI"/>
          <w:sz w:val="21"/>
          <w:szCs w:val="21"/>
          <w:shd w:val="clear" w:color="auto" w:fill="FFFFFF"/>
        </w:rPr>
        <w:t>initiate</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take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meeting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makes</w:t>
      </w:r>
      <w:proofErr w:type="spellEnd"/>
      <w:r>
        <w:rPr>
          <w:rFonts w:ascii="Segoe UI" w:hAnsi="Segoe UI" w:cs="Segoe UI"/>
          <w:sz w:val="21"/>
          <w:szCs w:val="21"/>
          <w:shd w:val="clear" w:color="auto" w:fill="FFFFFF"/>
        </w:rPr>
        <w:t xml:space="preserve"> sense </w:t>
      </w:r>
      <w:proofErr w:type="spellStart"/>
      <w:r>
        <w:rPr>
          <w:rFonts w:ascii="Segoe UI" w:hAnsi="Segoe UI" w:cs="Segoe UI"/>
          <w:sz w:val="21"/>
          <w:szCs w:val="21"/>
          <w:shd w:val="clear" w:color="auto" w:fill="FFFFFF"/>
        </w:rPr>
        <w:t>later</w:t>
      </w:r>
      <w:proofErr w:type="spellEnd"/>
      <w:r>
        <w:rPr>
          <w:rFonts w:ascii="Segoe UI" w:hAnsi="Segoe UI" w:cs="Segoe UI"/>
          <w:sz w:val="21"/>
          <w:szCs w:val="21"/>
          <w:shd w:val="clear" w:color="auto" w:fill="FFFFFF"/>
        </w:rPr>
        <w:t xml:space="preserve"> 3.</w:t>
      </w:r>
      <w:r>
        <w:rPr>
          <w:rFonts w:ascii="Tahoma" w:hAnsi="Tahoma" w:cs="Tahoma"/>
          <w:sz w:val="21"/>
          <w:szCs w:val="21"/>
          <w:shd w:val="clear" w:color="auto" w:fill="FFFFFF"/>
        </w:rPr>
        <w:t>⁠</w:t>
      </w:r>
      <w:r>
        <w:rPr>
          <w:rFonts w:ascii="Segoe UI" w:hAnsi="Segoe UI" w:cs="Segoe UI"/>
          <w:sz w:val="21"/>
          <w:szCs w:val="21"/>
          <w:shd w:val="clear" w:color="auto" w:fill="FFFFFF"/>
        </w:rPr>
        <w:t xml:space="preserve"> </w:t>
      </w:r>
      <w:r>
        <w:rPr>
          <w:rFonts w:ascii="Tahoma" w:hAnsi="Tahoma" w:cs="Tahoma"/>
          <w:sz w:val="21"/>
          <w:szCs w:val="21"/>
          <w:shd w:val="clear" w:color="auto" w:fill="FFFFFF"/>
        </w:rPr>
        <w:t>⁠</w:t>
      </w:r>
      <w:proofErr w:type="spellStart"/>
      <w:r>
        <w:rPr>
          <w:rFonts w:ascii="Segoe UI" w:hAnsi="Segoe UI" w:cs="Segoe UI"/>
          <w:sz w:val="21"/>
          <w:szCs w:val="21"/>
          <w:shd w:val="clear" w:color="auto" w:fill="FFFFFF"/>
        </w:rPr>
        <w:t>Changed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jobs</w:t>
      </w:r>
      <w:proofErr w:type="spellEnd"/>
      <w:r>
        <w:rPr>
          <w:rFonts w:ascii="Segoe UI" w:hAnsi="Segoe UI" w:cs="Segoe UI"/>
          <w:sz w:val="21"/>
          <w:szCs w:val="21"/>
          <w:shd w:val="clear" w:color="auto" w:fill="FFFFFF"/>
        </w:rPr>
        <w:t xml:space="preserve"> Decision </w:t>
      </w:r>
      <w:proofErr w:type="spellStart"/>
      <w:r>
        <w:rPr>
          <w:rFonts w:ascii="Segoe UI" w:hAnsi="Segoe UI" w:cs="Segoe UI"/>
          <w:sz w:val="21"/>
          <w:szCs w:val="21"/>
          <w:shd w:val="clear" w:color="auto" w:fill="FFFFFF"/>
        </w:rPr>
        <w:t>makers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brought</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have</w:t>
      </w:r>
      <w:proofErr w:type="spellEnd"/>
      <w:r>
        <w:rPr>
          <w:rFonts w:ascii="Segoe UI" w:hAnsi="Segoe UI" w:cs="Segoe UI"/>
          <w:sz w:val="21"/>
          <w:szCs w:val="21"/>
          <w:shd w:val="clear" w:color="auto" w:fill="FFFFFF"/>
        </w:rPr>
        <w:t xml:space="preserve"> an </w:t>
      </w:r>
      <w:proofErr w:type="spellStart"/>
      <w:r>
        <w:rPr>
          <w:rFonts w:ascii="Segoe UI" w:hAnsi="Segoe UI" w:cs="Segoe UI"/>
          <w:sz w:val="21"/>
          <w:szCs w:val="21"/>
          <w:shd w:val="clear" w:color="auto" w:fill="FFFFFF"/>
        </w:rPr>
        <w:t>impact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will </w:t>
      </w:r>
      <w:proofErr w:type="spellStart"/>
      <w:r>
        <w:rPr>
          <w:rFonts w:ascii="Segoe UI" w:hAnsi="Segoe UI" w:cs="Segoe UI"/>
          <w:sz w:val="21"/>
          <w:szCs w:val="21"/>
          <w:shd w:val="clear" w:color="auto" w:fill="FFFFFF"/>
        </w:rPr>
        <w:t>want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positively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impacting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most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budget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actually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spent</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first</w:t>
      </w:r>
      <w:proofErr w:type="spellEnd"/>
      <w:r>
        <w:rPr>
          <w:rFonts w:ascii="Segoe UI" w:hAnsi="Segoe UI" w:cs="Segoe UI"/>
          <w:sz w:val="21"/>
          <w:szCs w:val="21"/>
          <w:shd w:val="clear" w:color="auto" w:fill="FFFFFF"/>
        </w:rPr>
        <w:t xml:space="preserve"> 3 </w:t>
      </w:r>
      <w:proofErr w:type="spellStart"/>
      <w:r>
        <w:rPr>
          <w:rFonts w:ascii="Segoe UI" w:hAnsi="Segoe UI" w:cs="Segoe UI"/>
          <w:sz w:val="21"/>
          <w:szCs w:val="21"/>
          <w:shd w:val="clear" w:color="auto" w:fill="FFFFFF"/>
        </w:rPr>
        <w:t>months</w:t>
      </w:r>
      <w:proofErr w:type="spellEnd"/>
      <w:r>
        <w:rPr>
          <w:rFonts w:ascii="Segoe UI" w:hAnsi="Segoe UI" w:cs="Segoe UI"/>
          <w:sz w:val="21"/>
          <w:szCs w:val="21"/>
          <w:shd w:val="clear" w:color="auto" w:fill="FFFFFF"/>
        </w:rPr>
        <w:t xml:space="preserve">, so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there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early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“Hey {</w:t>
      </w:r>
      <w:proofErr w:type="spellStart"/>
      <w:r>
        <w:rPr>
          <w:rFonts w:ascii="Segoe UI" w:hAnsi="Segoe UI" w:cs="Segoe UI"/>
          <w:sz w:val="21"/>
          <w:szCs w:val="21"/>
          <w:shd w:val="clear" w:color="auto" w:fill="FFFFFF"/>
        </w:rPr>
        <w:t>name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noticed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recently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joined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company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{title}. </w:t>
      </w:r>
      <w:proofErr w:type="spellStart"/>
      <w:r>
        <w:rPr>
          <w:rFonts w:ascii="Segoe UI" w:hAnsi="Segoe UI" w:cs="Segoe UI"/>
          <w:sz w:val="21"/>
          <w:szCs w:val="21"/>
          <w:shd w:val="clear" w:color="auto" w:fill="FFFFFF"/>
        </w:rPr>
        <w:t>Thought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looking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into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managing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issue</w:t>
      </w:r>
      <w:proofErr w:type="spellEnd"/>
      <w:r>
        <w:rPr>
          <w:rFonts w:ascii="Segoe UI" w:hAnsi="Segoe UI" w:cs="Segoe UI"/>
          <w:sz w:val="21"/>
          <w:szCs w:val="21"/>
          <w:shd w:val="clear" w:color="auto" w:fill="FFFFFF"/>
        </w:rPr>
        <w:t xml:space="preserve">} Most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typically</w:t>
      </w:r>
      <w:proofErr w:type="spellEnd"/>
      <w:r>
        <w:rPr>
          <w:rFonts w:ascii="Segoe UI" w:hAnsi="Segoe UI" w:cs="Segoe UI"/>
          <w:sz w:val="21"/>
          <w:szCs w:val="21"/>
          <w:shd w:val="clear" w:color="auto" w:fill="FFFFFF"/>
        </w:rPr>
        <w:t xml:space="preserve"> {pain}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managing</w:t>
      </w:r>
      <w:proofErr w:type="spellEnd"/>
      <w:r>
        <w:rPr>
          <w:rFonts w:ascii="Segoe UI" w:hAnsi="Segoe UI" w:cs="Segoe UI"/>
          <w:sz w:val="21"/>
          <w:szCs w:val="21"/>
          <w:shd w:val="clear" w:color="auto" w:fill="FFFFFF"/>
        </w:rPr>
        <w:t xml:space="preserve"> that </w:t>
      </w:r>
      <w:proofErr w:type="spellStart"/>
      <w:r>
        <w:rPr>
          <w:rFonts w:ascii="Segoe UI" w:hAnsi="Segoe UI" w:cs="Segoe UI"/>
          <w:sz w:val="21"/>
          <w:szCs w:val="21"/>
          <w:shd w:val="clear" w:color="auto" w:fill="FFFFFF"/>
        </w:rPr>
        <w:t>today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trigger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tie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could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an </w:t>
      </w:r>
      <w:proofErr w:type="spellStart"/>
      <w:r>
        <w:rPr>
          <w:rFonts w:ascii="Segoe UI" w:hAnsi="Segoe UI" w:cs="Segoe UI"/>
          <w:sz w:val="21"/>
          <w:szCs w:val="21"/>
          <w:shd w:val="clear" w:color="auto" w:fill="FFFFFF"/>
        </w:rPr>
        <w:t>issue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know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world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explaining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issue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ask</w:t>
      </w:r>
      <w:proofErr w:type="spellEnd"/>
      <w:r>
        <w:rPr>
          <w:rFonts w:ascii="Segoe UI" w:hAnsi="Segoe UI" w:cs="Segoe UI"/>
          <w:sz w:val="21"/>
          <w:szCs w:val="21"/>
          <w:shd w:val="clear" w:color="auto" w:fill="FFFFFF"/>
        </w:rPr>
        <w:t xml:space="preserve"> an open-</w:t>
      </w:r>
      <w:proofErr w:type="spellStart"/>
      <w:r>
        <w:rPr>
          <w:rFonts w:ascii="Segoe UI" w:hAnsi="Segoe UI" w:cs="Segoe UI"/>
          <w:sz w:val="21"/>
          <w:szCs w:val="21"/>
          <w:shd w:val="clear" w:color="auto" w:fill="FFFFFF"/>
        </w:rPr>
        <w:t>ended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question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start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chat</w:t>
      </w:r>
      <w:proofErr w:type="spellEnd"/>
      <w:r>
        <w:rPr>
          <w:rFonts w:ascii="Segoe UI" w:hAnsi="Segoe UI" w:cs="Segoe UI"/>
          <w:sz w:val="21"/>
          <w:szCs w:val="21"/>
          <w:shd w:val="clear" w:color="auto" w:fill="FFFFFF"/>
        </w:rPr>
        <w:t>. 4.</w:t>
      </w:r>
      <w:r>
        <w:rPr>
          <w:rFonts w:ascii="Tahoma" w:hAnsi="Tahoma" w:cs="Tahoma"/>
          <w:sz w:val="21"/>
          <w:szCs w:val="21"/>
          <w:shd w:val="clear" w:color="auto" w:fill="FFFFFF"/>
        </w:rPr>
        <w:t>⁠</w:t>
      </w:r>
      <w:r>
        <w:rPr>
          <w:rFonts w:ascii="Segoe UI" w:hAnsi="Segoe UI" w:cs="Segoe UI"/>
          <w:sz w:val="21"/>
          <w:szCs w:val="21"/>
          <w:shd w:val="clear" w:color="auto" w:fill="FFFFFF"/>
        </w:rPr>
        <w:t xml:space="preserve"> </w:t>
      </w:r>
      <w:r>
        <w:rPr>
          <w:rFonts w:ascii="Tahoma" w:hAnsi="Tahoma" w:cs="Tahoma"/>
          <w:sz w:val="21"/>
          <w:szCs w:val="21"/>
          <w:shd w:val="clear" w:color="auto" w:fill="FFFFFF"/>
        </w:rPr>
        <w:t>⁠</w:t>
      </w:r>
      <w:proofErr w:type="spellStart"/>
      <w:r>
        <w:rPr>
          <w:rFonts w:ascii="Segoe UI" w:hAnsi="Segoe UI" w:cs="Segoe UI"/>
          <w:sz w:val="21"/>
          <w:szCs w:val="21"/>
          <w:shd w:val="clear" w:color="auto" w:fill="FFFFFF"/>
        </w:rPr>
        <w:t>Posted</w:t>
      </w:r>
      <w:proofErr w:type="spellEnd"/>
      <w:r>
        <w:rPr>
          <w:rFonts w:ascii="Segoe UI" w:hAnsi="Segoe UI" w:cs="Segoe UI"/>
          <w:sz w:val="21"/>
          <w:szCs w:val="21"/>
          <w:shd w:val="clear" w:color="auto" w:fill="FFFFFF"/>
        </w:rPr>
        <w:t xml:space="preserve"> on LinkedIn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people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active</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platform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chance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they</w:t>
      </w:r>
      <w:proofErr w:type="spellEnd"/>
      <w:r>
        <w:rPr>
          <w:rFonts w:ascii="Segoe UI" w:hAnsi="Segoe UI" w:cs="Segoe UI"/>
          <w:sz w:val="21"/>
          <w:szCs w:val="21"/>
          <w:shd w:val="clear" w:color="auto" w:fill="FFFFFF"/>
        </w:rPr>
        <w:t xml:space="preserve"> will </w:t>
      </w:r>
      <w:proofErr w:type="spellStart"/>
      <w:r>
        <w:rPr>
          <w:rFonts w:ascii="Segoe UI" w:hAnsi="Segoe UI" w:cs="Segoe UI"/>
          <w:sz w:val="21"/>
          <w:szCs w:val="21"/>
          <w:shd w:val="clear" w:color="auto" w:fill="FFFFFF"/>
        </w:rPr>
        <w:t>respond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SO </w:t>
      </w:r>
      <w:proofErr w:type="spellStart"/>
      <w:r>
        <w:rPr>
          <w:rFonts w:ascii="Segoe UI" w:hAnsi="Segoe UI" w:cs="Segoe UI"/>
          <w:sz w:val="21"/>
          <w:szCs w:val="21"/>
          <w:shd w:val="clear" w:color="auto" w:fill="FFFFFF"/>
        </w:rPr>
        <w:t>much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higher</w:t>
      </w:r>
      <w:proofErr w:type="spellEnd"/>
      <w:r>
        <w:rPr>
          <w:rFonts w:ascii="Segoe UI" w:hAnsi="Segoe UI" w:cs="Segoe UI"/>
          <w:sz w:val="21"/>
          <w:szCs w:val="21"/>
          <w:shd w:val="clear" w:color="auto" w:fill="FFFFFF"/>
        </w:rPr>
        <w:t xml:space="preserve">. So </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reason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start</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chat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with</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topic</w:t>
      </w:r>
      <w:proofErr w:type="spellEnd"/>
      <w:r>
        <w:rPr>
          <w:rFonts w:ascii="Segoe UI" w:hAnsi="Segoe UI" w:cs="Segoe UI"/>
          <w:sz w:val="21"/>
          <w:szCs w:val="21"/>
          <w:shd w:val="clear" w:color="auto" w:fill="FFFFFF"/>
        </w:rPr>
        <w:t xml:space="preserve"> and </w:t>
      </w:r>
      <w:proofErr w:type="spellStart"/>
      <w:r>
        <w:rPr>
          <w:rFonts w:ascii="Segoe UI" w:hAnsi="Segoe UI" w:cs="Segoe UI"/>
          <w:sz w:val="21"/>
          <w:szCs w:val="21"/>
          <w:shd w:val="clear" w:color="auto" w:fill="FFFFFF"/>
        </w:rPr>
        <w:t>go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from</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What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say</w:t>
      </w:r>
      <w:proofErr w:type="spellEnd"/>
      <w:r>
        <w:rPr>
          <w:rFonts w:ascii="Segoe UI" w:hAnsi="Segoe UI" w:cs="Segoe UI"/>
          <w:sz w:val="21"/>
          <w:szCs w:val="21"/>
          <w:shd w:val="clear" w:color="auto" w:fill="FFFFFF"/>
        </w:rPr>
        <w:t>: “Hey {</w:t>
      </w:r>
      <w:proofErr w:type="spellStart"/>
      <w:r>
        <w:rPr>
          <w:rFonts w:ascii="Segoe UI" w:hAnsi="Segoe UI" w:cs="Segoe UI"/>
          <w:sz w:val="21"/>
          <w:szCs w:val="21"/>
          <w:shd w:val="clear" w:color="auto" w:fill="FFFFFF"/>
        </w:rPr>
        <w:t>name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loved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about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topic</w:t>
      </w:r>
      <w:proofErr w:type="spellEnd"/>
      <w:r>
        <w:rPr>
          <w:rFonts w:ascii="Segoe UI" w:hAnsi="Segoe UI" w:cs="Segoe UI"/>
          <w:sz w:val="21"/>
          <w:szCs w:val="21"/>
          <w:shd w:val="clear" w:color="auto" w:fill="FFFFFF"/>
        </w:rPr>
        <w:t xml:space="preserve">} last </w:t>
      </w:r>
      <w:proofErr w:type="spellStart"/>
      <w:r>
        <w:rPr>
          <w:rFonts w:ascii="Segoe UI" w:hAnsi="Segoe UI" w:cs="Segoe UI"/>
          <w:sz w:val="21"/>
          <w:szCs w:val="21"/>
          <w:shd w:val="clear" w:color="auto" w:fill="FFFFFF"/>
        </w:rPr>
        <w:t>week</w:t>
      </w:r>
      <w:proofErr w:type="spellEnd"/>
      <w:r>
        <w:rPr>
          <w:rFonts w:ascii="Segoe UI" w:hAnsi="Segoe UI" w:cs="Segoe UI"/>
          <w:sz w:val="21"/>
          <w:szCs w:val="21"/>
          <w:shd w:val="clear" w:color="auto" w:fill="FFFFFF"/>
        </w:rPr>
        <w:t>. {</w:t>
      </w:r>
      <w:proofErr w:type="spellStart"/>
      <w:r>
        <w:rPr>
          <w:rFonts w:ascii="Segoe UI" w:hAnsi="Segoe UI" w:cs="Segoe UI"/>
          <w:sz w:val="21"/>
          <w:szCs w:val="21"/>
          <w:shd w:val="clear" w:color="auto" w:fill="FFFFFF"/>
        </w:rPr>
        <w:t>share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thoughts</w:t>
      </w:r>
      <w:proofErr w:type="spellEnd"/>
      <w:r>
        <w:rPr>
          <w:rFonts w:ascii="Segoe UI" w:hAnsi="Segoe UI" w:cs="Segoe UI"/>
          <w:sz w:val="21"/>
          <w:szCs w:val="21"/>
          <w:shd w:val="clear" w:color="auto" w:fill="FFFFFF"/>
        </w:rPr>
        <w:t xml:space="preserve"> on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How</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going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about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managing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issue</w:t>
      </w:r>
      <w:proofErr w:type="spellEnd"/>
      <w:r>
        <w:rPr>
          <w:rFonts w:ascii="Segoe UI" w:hAnsi="Segoe UI" w:cs="Segoe UI"/>
          <w:sz w:val="21"/>
          <w:szCs w:val="21"/>
          <w:shd w:val="clear" w:color="auto" w:fill="FFFFFF"/>
        </w:rPr>
        <w:t xml:space="preserve">} at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minute</w:t>
      </w:r>
      <w:proofErr w:type="spellEnd"/>
      <w:r>
        <w:rPr>
          <w:rFonts w:ascii="Segoe UI" w:hAnsi="Segoe UI" w:cs="Segoe UI"/>
          <w:sz w:val="21"/>
          <w:szCs w:val="21"/>
          <w:shd w:val="clear" w:color="auto" w:fill="FFFFFF"/>
        </w:rPr>
        <w:t xml:space="preserve">? Key </w:t>
      </w:r>
      <w:proofErr w:type="spellStart"/>
      <w:r>
        <w:rPr>
          <w:rFonts w:ascii="Segoe UI" w:hAnsi="Segoe UI" w:cs="Segoe UI"/>
          <w:sz w:val="21"/>
          <w:szCs w:val="21"/>
          <w:shd w:val="clear" w:color="auto" w:fill="FFFFFF"/>
        </w:rPr>
        <w:t>thing</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here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to</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genuine, </w:t>
      </w:r>
      <w:proofErr w:type="spellStart"/>
      <w:r>
        <w:rPr>
          <w:rFonts w:ascii="Segoe UI" w:hAnsi="Segoe UI" w:cs="Segoe UI"/>
          <w:sz w:val="21"/>
          <w:szCs w:val="21"/>
          <w:shd w:val="clear" w:color="auto" w:fill="FFFFFF"/>
        </w:rPr>
        <w:t>actually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read</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their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post</w:t>
      </w:r>
      <w:proofErr w:type="spellEnd"/>
      <w:r>
        <w:rPr>
          <w:rFonts w:ascii="Segoe UI" w:hAnsi="Segoe UI" w:cs="Segoe UI"/>
          <w:sz w:val="21"/>
          <w:szCs w:val="21"/>
          <w:shd w:val="clear" w:color="auto" w:fill="FFFFFF"/>
        </w:rPr>
        <w:t xml:space="preserve">, and send a </w:t>
      </w:r>
      <w:proofErr w:type="spellStart"/>
      <w:r>
        <w:rPr>
          <w:rFonts w:ascii="Segoe UI" w:hAnsi="Segoe UI" w:cs="Segoe UI"/>
          <w:sz w:val="21"/>
          <w:szCs w:val="21"/>
          <w:shd w:val="clear" w:color="auto" w:fill="FFFFFF"/>
        </w:rPr>
        <w:t>thoughtful</w:t>
      </w:r>
      <w:proofErr w:type="spellEnd"/>
      <w:r>
        <w:rPr>
          <w:rFonts w:ascii="Segoe UI" w:hAnsi="Segoe UI" w:cs="Segoe UI"/>
          <w:sz w:val="21"/>
          <w:szCs w:val="21"/>
          <w:shd w:val="clear" w:color="auto" w:fill="FFFFFF"/>
        </w:rPr>
        <w:t xml:space="preserve"> message, not a pitch </w:t>
      </w:r>
      <w:proofErr w:type="spellStart"/>
      <w:r>
        <w:rPr>
          <w:rFonts w:ascii="Segoe UI" w:hAnsi="Segoe UI" w:cs="Segoe UI"/>
          <w:sz w:val="21"/>
          <w:szCs w:val="21"/>
          <w:shd w:val="clear" w:color="auto" w:fill="FFFFFF"/>
        </w:rPr>
        <w:t>slap</w:t>
      </w:r>
      <w:proofErr w:type="spellEnd"/>
      <w:r>
        <w:rPr>
          <w:rFonts w:ascii="Segoe UI" w:hAnsi="Segoe UI" w:cs="Segoe UI"/>
          <w:sz w:val="21"/>
          <w:szCs w:val="21"/>
          <w:shd w:val="clear" w:color="auto" w:fill="FFFFFF"/>
        </w:rPr>
        <w:t xml:space="preserve">. LinkedIn </w:t>
      </w:r>
      <w:proofErr w:type="spellStart"/>
      <w:r>
        <w:rPr>
          <w:rFonts w:ascii="Segoe UI" w:hAnsi="Segoe UI" w:cs="Segoe UI"/>
          <w:sz w:val="21"/>
          <w:szCs w:val="21"/>
          <w:shd w:val="clear" w:color="auto" w:fill="FFFFFF"/>
        </w:rPr>
        <w:t>can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one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of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best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platforms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when</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use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well</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hopefully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this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helps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as</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base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for</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I also </w:t>
      </w:r>
      <w:proofErr w:type="spellStart"/>
      <w:r>
        <w:rPr>
          <w:rFonts w:ascii="Segoe UI" w:hAnsi="Segoe UI" w:cs="Segoe UI"/>
          <w:sz w:val="21"/>
          <w:szCs w:val="21"/>
          <w:shd w:val="clear" w:color="auto" w:fill="FFFFFF"/>
        </w:rPr>
        <w:t>attached</w:t>
      </w:r>
      <w:proofErr w:type="spellEnd"/>
      <w:r>
        <w:rPr>
          <w:rFonts w:ascii="Segoe UI" w:hAnsi="Segoe UI" w:cs="Segoe UI"/>
          <w:sz w:val="21"/>
          <w:szCs w:val="21"/>
          <w:shd w:val="clear" w:color="auto" w:fill="FFFFFF"/>
        </w:rPr>
        <w:t xml:space="preserve"> a </w:t>
      </w:r>
      <w:proofErr w:type="spellStart"/>
      <w:r>
        <w:rPr>
          <w:rFonts w:ascii="Segoe UI" w:hAnsi="Segoe UI" w:cs="Segoe UI"/>
          <w:sz w:val="21"/>
          <w:szCs w:val="21"/>
          <w:shd w:val="clear" w:color="auto" w:fill="FFFFFF"/>
        </w:rPr>
        <w:t>bonus</w:t>
      </w:r>
      <w:proofErr w:type="spellEnd"/>
      <w:r>
        <w:rPr>
          <w:rFonts w:ascii="Segoe UI" w:hAnsi="Segoe UI" w:cs="Segoe UI"/>
          <w:sz w:val="21"/>
          <w:szCs w:val="21"/>
          <w:shd w:val="clear" w:color="auto" w:fill="FFFFFF"/>
        </w:rPr>
        <w:t xml:space="preserve"> message </w:t>
      </w:r>
      <w:proofErr w:type="spellStart"/>
      <w:r>
        <w:rPr>
          <w:rFonts w:ascii="Segoe UI" w:hAnsi="Segoe UI" w:cs="Segoe UI"/>
          <w:sz w:val="21"/>
          <w:szCs w:val="21"/>
          <w:shd w:val="clear" w:color="auto" w:fill="FFFFFF"/>
        </w:rPr>
        <w:t>example</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comments</w:t>
      </w:r>
      <w:proofErr w:type="spellEnd"/>
      <w:r>
        <w:rPr>
          <w:rFonts w:ascii="Segoe UI" w:hAnsi="Segoe UI" w:cs="Segoe UI"/>
          <w:sz w:val="21"/>
          <w:szCs w:val="21"/>
          <w:shd w:val="clear" w:color="auto" w:fill="FFFFFF"/>
        </w:rPr>
        <w:t xml:space="preserve">, Go check </w:t>
      </w:r>
      <w:proofErr w:type="spellStart"/>
      <w:r>
        <w:rPr>
          <w:rFonts w:ascii="Segoe UI" w:hAnsi="Segoe UI" w:cs="Segoe UI"/>
          <w:sz w:val="21"/>
          <w:szCs w:val="21"/>
          <w:shd w:val="clear" w:color="auto" w:fill="FFFFFF"/>
        </w:rPr>
        <w:t>it</w:t>
      </w:r>
      <w:proofErr w:type="spellEnd"/>
      <w:r>
        <w:rPr>
          <w:rFonts w:ascii="Segoe UI" w:hAnsi="Segoe UI" w:cs="Segoe UI"/>
          <w:sz w:val="21"/>
          <w:szCs w:val="21"/>
          <w:shd w:val="clear" w:color="auto" w:fill="FFFFFF"/>
        </w:rPr>
        <w:t xml:space="preserve"> out! </w:t>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P.S. </w:t>
      </w:r>
      <w:proofErr w:type="spellStart"/>
      <w:r>
        <w:rPr>
          <w:rFonts w:ascii="Segoe UI" w:hAnsi="Segoe UI" w:cs="Segoe UI"/>
          <w:sz w:val="21"/>
          <w:szCs w:val="21"/>
          <w:shd w:val="clear" w:color="auto" w:fill="FFFFFF"/>
        </w:rPr>
        <w:t>If</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you</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want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my</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free</w:t>
      </w:r>
      <w:proofErr w:type="spellEnd"/>
      <w:r>
        <w:rPr>
          <w:rFonts w:ascii="Segoe UI" w:hAnsi="Segoe UI" w:cs="Segoe UI"/>
          <w:sz w:val="21"/>
          <w:szCs w:val="21"/>
          <w:shd w:val="clear" w:color="auto" w:fill="FFFFFF"/>
        </w:rPr>
        <w:t xml:space="preserve"> LinkedIn </w:t>
      </w:r>
      <w:proofErr w:type="spellStart"/>
      <w:r>
        <w:rPr>
          <w:rFonts w:ascii="Segoe UI" w:hAnsi="Segoe UI" w:cs="Segoe UI"/>
          <w:sz w:val="21"/>
          <w:szCs w:val="21"/>
          <w:shd w:val="clear" w:color="auto" w:fill="FFFFFF"/>
        </w:rPr>
        <w:t>templates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get</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them</w:t>
      </w:r>
      <w:proofErr w:type="spellEnd"/>
      <w:r>
        <w:rPr>
          <w:rFonts w:ascii="Segoe UI" w:hAnsi="Segoe UI" w:cs="Segoe UI"/>
          <w:sz w:val="21"/>
          <w:szCs w:val="21"/>
          <w:shd w:val="clear" w:color="auto" w:fill="FFFFFF"/>
        </w:rPr>
        <w:t xml:space="preserve"> in </w:t>
      </w:r>
      <w:proofErr w:type="spellStart"/>
      <w:r>
        <w:rPr>
          <w:rFonts w:ascii="Segoe UI" w:hAnsi="Segoe UI" w:cs="Segoe UI"/>
          <w:sz w:val="21"/>
          <w:szCs w:val="21"/>
          <w:shd w:val="clear" w:color="auto" w:fill="FFFFFF"/>
        </w:rPr>
        <w:t>the</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comments</w:t>
      </w:r>
      <w:proofErr w:type="spellEnd"/>
      <w:r>
        <w:rPr>
          <w:rFonts w:ascii="Segoe UI" w:hAnsi="Segoe UI" w:cs="Segoe UI"/>
          <w:sz w:val="21"/>
          <w:szCs w:val="21"/>
          <w:shd w:val="clear" w:color="auto" w:fill="FFFFFF"/>
        </w:rPr>
        <w:t xml:space="preserve"> </w:t>
      </w:r>
      <w:proofErr w:type="spellStart"/>
      <w:r>
        <w:rPr>
          <w:rFonts w:ascii="Segoe UI" w:hAnsi="Segoe UI" w:cs="Segoe UI"/>
          <w:sz w:val="21"/>
          <w:szCs w:val="21"/>
          <w:shd w:val="clear" w:color="auto" w:fill="FFFFFF"/>
        </w:rPr>
        <w:t>below</w:t>
      </w:r>
      <w:proofErr w:type="spellEnd"/>
      <w:r>
        <w:rPr>
          <w:rFonts w:ascii="Segoe UI" w:hAnsi="Segoe UI" w:cs="Segoe UI"/>
          <w:sz w:val="21"/>
          <w:szCs w:val="21"/>
          <w:shd w:val="clear" w:color="auto" w:fill="FFFFFF"/>
        </w:rPr>
        <w:t xml:space="preserve"> </w:t>
      </w:r>
      <w:r>
        <w:rPr>
          <w:rFonts w:ascii="Segoe UI Emoji" w:hAnsi="Segoe UI Emoji" w:cs="Segoe UI Emoji"/>
          <w:sz w:val="21"/>
          <w:szCs w:val="21"/>
          <w:shd w:val="clear" w:color="auto" w:fill="FFFFFF"/>
        </w:rPr>
        <w:t>🙂</w:t>
      </w:r>
    </w:p>
    <w:p w14:paraId="0D95A900" w14:textId="41811F85" w:rsidR="002B0D2D" w:rsidRDefault="002B0D2D" w:rsidP="004318F0">
      <w:pPr>
        <w:tabs>
          <w:tab w:val="left" w:pos="1740"/>
        </w:tabs>
        <w:rPr>
          <w:rFonts w:ascii="Segoe UI Emoji" w:hAnsi="Segoe UI Emoji" w:cs="Segoe UI Emoji"/>
          <w:sz w:val="21"/>
          <w:szCs w:val="21"/>
          <w:shd w:val="clear" w:color="auto" w:fill="FFFFFF"/>
        </w:rPr>
      </w:pPr>
    </w:p>
    <w:p w14:paraId="11A305D7" w14:textId="2920550F" w:rsidR="002B0D2D" w:rsidRDefault="002B0D2D" w:rsidP="004318F0">
      <w:pPr>
        <w:tabs>
          <w:tab w:val="left" w:pos="1740"/>
        </w:tabs>
        <w:rPr>
          <w:rFonts w:ascii="Segoe UI Emoji" w:hAnsi="Segoe UI Emoji" w:cs="Segoe UI Emoji"/>
          <w:sz w:val="21"/>
          <w:szCs w:val="21"/>
          <w:shd w:val="clear" w:color="auto" w:fill="F3F2F0"/>
        </w:rPr>
      </w:pPr>
      <w:r>
        <w:rPr>
          <w:rFonts w:ascii="Segoe UI" w:hAnsi="Segoe UI" w:cs="Segoe UI"/>
          <w:sz w:val="21"/>
          <w:szCs w:val="21"/>
          <w:shd w:val="clear" w:color="auto" w:fill="F3F2F0"/>
        </w:rPr>
        <w:t xml:space="preserve">Content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a </w:t>
      </w:r>
      <w:proofErr w:type="spellStart"/>
      <w:r>
        <w:rPr>
          <w:rFonts w:ascii="Segoe UI" w:hAnsi="Segoe UI" w:cs="Segoe UI"/>
          <w:sz w:val="21"/>
          <w:szCs w:val="21"/>
          <w:shd w:val="clear" w:color="auto" w:fill="F3F2F0"/>
        </w:rPr>
        <w:t>cheatcode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right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here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exact</w:t>
      </w:r>
      <w:proofErr w:type="spellEnd"/>
      <w:r>
        <w:rPr>
          <w:rFonts w:ascii="Segoe UI" w:hAnsi="Segoe UI" w:cs="Segoe UI"/>
          <w:sz w:val="21"/>
          <w:szCs w:val="21"/>
          <w:shd w:val="clear" w:color="auto" w:fill="F3F2F0"/>
        </w:rPr>
        <w:t xml:space="preserve"> breakdown Generating </w:t>
      </w:r>
      <w:proofErr w:type="spellStart"/>
      <w:r>
        <w:rPr>
          <w:rFonts w:ascii="Segoe UI" w:hAnsi="Segoe UI" w:cs="Segoe UI"/>
          <w:sz w:val="21"/>
          <w:szCs w:val="21"/>
          <w:shd w:val="clear" w:color="auto" w:fill="F3F2F0"/>
        </w:rPr>
        <w:t>demand</w:t>
      </w:r>
      <w:proofErr w:type="spellEnd"/>
      <w:r>
        <w:rPr>
          <w:rFonts w:ascii="Segoe UI" w:hAnsi="Segoe UI" w:cs="Segoe UI"/>
          <w:sz w:val="21"/>
          <w:szCs w:val="21"/>
          <w:shd w:val="clear" w:color="auto" w:fill="F3F2F0"/>
        </w:rPr>
        <w:t xml:space="preserve"> on LinkedIn </w:t>
      </w:r>
      <w:proofErr w:type="spellStart"/>
      <w:r>
        <w:rPr>
          <w:rFonts w:ascii="Segoe UI" w:hAnsi="Segoe UI" w:cs="Segoe UI"/>
          <w:sz w:val="21"/>
          <w:szCs w:val="21"/>
          <w:shd w:val="clear" w:color="auto" w:fill="F3F2F0"/>
        </w:rPr>
        <w:t>comes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3 </w:t>
      </w:r>
      <w:proofErr w:type="spellStart"/>
      <w:r>
        <w:rPr>
          <w:rFonts w:ascii="Segoe UI" w:hAnsi="Segoe UI" w:cs="Segoe UI"/>
          <w:sz w:val="21"/>
          <w:szCs w:val="21"/>
          <w:shd w:val="clear" w:color="auto" w:fill="F3F2F0"/>
        </w:rPr>
        <w:t>parts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of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funnel TOFU, MOFU, BOFU TOFU - Top </w:t>
      </w:r>
      <w:proofErr w:type="spellStart"/>
      <w:r>
        <w:rPr>
          <w:rFonts w:ascii="Segoe UI" w:hAnsi="Segoe UI" w:cs="Segoe UI"/>
          <w:sz w:val="21"/>
          <w:szCs w:val="21"/>
          <w:shd w:val="clear" w:color="auto" w:fill="F3F2F0"/>
        </w:rPr>
        <w:t>of</w:t>
      </w:r>
      <w:proofErr w:type="spellEnd"/>
      <w:r>
        <w:rPr>
          <w:rFonts w:ascii="Segoe UI" w:hAnsi="Segoe UI" w:cs="Segoe UI"/>
          <w:sz w:val="21"/>
          <w:szCs w:val="21"/>
          <w:shd w:val="clear" w:color="auto" w:fill="F3F2F0"/>
        </w:rPr>
        <w:t xml:space="preserve"> funnel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traffic</w:t>
      </w:r>
      <w:proofErr w:type="spellEnd"/>
      <w:r>
        <w:rPr>
          <w:rFonts w:ascii="Segoe UI" w:hAnsi="Segoe UI" w:cs="Segoe UI"/>
          <w:sz w:val="21"/>
          <w:szCs w:val="21"/>
          <w:shd w:val="clear" w:color="auto" w:fill="F3F2F0"/>
        </w:rPr>
        <w:t xml:space="preserve"> &amp; </w:t>
      </w:r>
      <w:proofErr w:type="spellStart"/>
      <w:r>
        <w:rPr>
          <w:rFonts w:ascii="Segoe UI" w:hAnsi="Segoe UI" w:cs="Segoe UI"/>
          <w:sz w:val="21"/>
          <w:szCs w:val="21"/>
          <w:shd w:val="clear" w:color="auto" w:fill="F3F2F0"/>
        </w:rPr>
        <w:t>eyeballs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can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be</w:t>
      </w:r>
      <w:proofErr w:type="spellEnd"/>
      <w:r>
        <w:rPr>
          <w:rFonts w:ascii="Segoe UI" w:hAnsi="Segoe UI" w:cs="Segoe UI"/>
          <w:sz w:val="21"/>
          <w:szCs w:val="21"/>
          <w:shd w:val="clear" w:color="auto" w:fill="F3F2F0"/>
        </w:rPr>
        <w:t xml:space="preserve"> funny </w:t>
      </w:r>
      <w:proofErr w:type="spellStart"/>
      <w:r>
        <w:rPr>
          <w:rFonts w:ascii="Segoe UI" w:hAnsi="Segoe UI" w:cs="Segoe UI"/>
          <w:sz w:val="21"/>
          <w:szCs w:val="21"/>
          <w:shd w:val="clear" w:color="auto" w:fill="F3F2F0"/>
        </w:rPr>
        <w:t>skits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&amp; [*Tom Boston*](</w:t>
      </w:r>
      <w:hyperlink r:id="rId47" w:tgtFrame="_self" w:history="1">
        <w:r>
          <w:rPr>
            <w:rStyle w:val="Hyperlink"/>
            <w:rFonts w:ascii="Segoe UI" w:hAnsi="Segoe UI" w:cs="Segoe UI"/>
            <w:b/>
            <w:bCs/>
            <w:color w:val="0A66C2"/>
            <w:sz w:val="21"/>
            <w:szCs w:val="21"/>
            <w:bdr w:val="none" w:sz="0" w:space="0" w:color="auto" w:frame="1"/>
          </w:rPr>
          <w:t>https://www.linkedin.com/in/nia-woodhouse-02257a168/recent-activity/all</w:t>
        </w:r>
      </w:hyperlink>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crush</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or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giving</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away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resources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etc</w:t>
      </w:r>
      <w:proofErr w:type="spellEnd"/>
      <w:r>
        <w:rPr>
          <w:rFonts w:ascii="Segoe UI" w:hAnsi="Segoe UI" w:cs="Segoe UI"/>
          <w:sz w:val="21"/>
          <w:szCs w:val="21"/>
          <w:shd w:val="clear" w:color="auto" w:fill="F3F2F0"/>
        </w:rPr>
        <w:t xml:space="preserve"> MOFU - Educational </w:t>
      </w:r>
      <w:proofErr w:type="spellStart"/>
      <w:r>
        <w:rPr>
          <w:rFonts w:ascii="Segoe UI" w:hAnsi="Segoe UI" w:cs="Segoe UI"/>
          <w:sz w:val="21"/>
          <w:szCs w:val="21"/>
          <w:shd w:val="clear" w:color="auto" w:fill="F3F2F0"/>
        </w:rPr>
        <w:t>content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show</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are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right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help</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buyer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how</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guides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video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lastRenderedPageBreak/>
        <w:t>breakdowns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etc</w:t>
      </w:r>
      <w:proofErr w:type="spellEnd"/>
      <w:r>
        <w:rPr>
          <w:rFonts w:ascii="Segoe UI" w:hAnsi="Segoe UI" w:cs="Segoe UI"/>
          <w:sz w:val="21"/>
          <w:szCs w:val="21"/>
          <w:shd w:val="clear" w:color="auto" w:fill="F3F2F0"/>
        </w:rPr>
        <w:t xml:space="preserve"> BOFU - This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showing</w:t>
      </w:r>
      <w:proofErr w:type="spellEnd"/>
      <w:r>
        <w:rPr>
          <w:rFonts w:ascii="Segoe UI" w:hAnsi="Segoe UI" w:cs="Segoe UI"/>
          <w:sz w:val="21"/>
          <w:szCs w:val="21"/>
          <w:shd w:val="clear" w:color="auto" w:fill="F3F2F0"/>
        </w:rPr>
        <w:t xml:space="preserve"> real </w:t>
      </w:r>
      <w:proofErr w:type="spellStart"/>
      <w:r>
        <w:rPr>
          <w:rFonts w:ascii="Segoe UI" w:hAnsi="Segoe UI" w:cs="Segoe UI"/>
          <w:sz w:val="21"/>
          <w:szCs w:val="21"/>
          <w:shd w:val="clear" w:color="auto" w:fill="F3F2F0"/>
        </w:rPr>
        <w:t>results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case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studies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client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wins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behind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scenes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etc</w:t>
      </w:r>
      <w:proofErr w:type="spellEnd"/>
      <w:r>
        <w:rPr>
          <w:rFonts w:ascii="Segoe UI" w:hAnsi="Segoe UI" w:cs="Segoe UI"/>
          <w:sz w:val="21"/>
          <w:szCs w:val="21"/>
          <w:shd w:val="clear" w:color="auto" w:fill="F3F2F0"/>
        </w:rPr>
        <w:t xml:space="preserve"> The </w:t>
      </w:r>
      <w:proofErr w:type="spellStart"/>
      <w:r>
        <w:rPr>
          <w:rFonts w:ascii="Segoe UI" w:hAnsi="Segoe UI" w:cs="Segoe UI"/>
          <w:sz w:val="21"/>
          <w:szCs w:val="21"/>
          <w:shd w:val="clear" w:color="auto" w:fill="F3F2F0"/>
        </w:rPr>
        <w:t>majority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should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be</w:t>
      </w:r>
      <w:proofErr w:type="spellEnd"/>
      <w:r>
        <w:rPr>
          <w:rFonts w:ascii="Segoe UI" w:hAnsi="Segoe UI" w:cs="Segoe UI"/>
          <w:sz w:val="21"/>
          <w:szCs w:val="21"/>
          <w:shd w:val="clear" w:color="auto" w:fill="F3F2F0"/>
        </w:rPr>
        <w:t xml:space="preserve"> TOFU &amp; MOFU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eyes</w:t>
      </w:r>
      <w:proofErr w:type="spellEnd"/>
      <w:r>
        <w:rPr>
          <w:rFonts w:ascii="Segoe UI" w:hAnsi="Segoe UI" w:cs="Segoe UI"/>
          <w:sz w:val="21"/>
          <w:szCs w:val="21"/>
          <w:shd w:val="clear" w:color="auto" w:fill="F3F2F0"/>
        </w:rPr>
        <w:t xml:space="preserve"> &amp; </w:t>
      </w:r>
      <w:proofErr w:type="spellStart"/>
      <w:r>
        <w:rPr>
          <w:rFonts w:ascii="Segoe UI" w:hAnsi="Segoe UI" w:cs="Segoe UI"/>
          <w:sz w:val="21"/>
          <w:szCs w:val="21"/>
          <w:shd w:val="clear" w:color="auto" w:fill="F3F2F0"/>
        </w:rPr>
        <w:t>educate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them</w:t>
      </w:r>
      <w:proofErr w:type="spellEnd"/>
      <w:r>
        <w:rPr>
          <w:rFonts w:ascii="Segoe UI" w:hAnsi="Segoe UI" w:cs="Segoe UI"/>
          <w:sz w:val="21"/>
          <w:szCs w:val="21"/>
          <w:shd w:val="clear" w:color="auto" w:fill="F3F2F0"/>
        </w:rPr>
        <w:t xml:space="preserve"> so </w:t>
      </w:r>
      <w:proofErr w:type="spellStart"/>
      <w:r>
        <w:rPr>
          <w:rFonts w:ascii="Segoe UI" w:hAnsi="Segoe UI" w:cs="Segoe UI"/>
          <w:sz w:val="21"/>
          <w:szCs w:val="21"/>
          <w:shd w:val="clear" w:color="auto" w:fill="F3F2F0"/>
        </w:rPr>
        <w:t>they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view</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as</w:t>
      </w:r>
      <w:proofErr w:type="spellEnd"/>
      <w:r>
        <w:rPr>
          <w:rFonts w:ascii="Segoe UI" w:hAnsi="Segoe UI" w:cs="Segoe UI"/>
          <w:sz w:val="21"/>
          <w:szCs w:val="21"/>
          <w:shd w:val="clear" w:color="auto" w:fill="F3F2F0"/>
        </w:rPr>
        <w:t xml:space="preserve"> a </w:t>
      </w:r>
      <w:proofErr w:type="spellStart"/>
      <w:r>
        <w:rPr>
          <w:rFonts w:ascii="Segoe UI" w:hAnsi="Segoe UI" w:cs="Segoe UI"/>
          <w:sz w:val="21"/>
          <w:szCs w:val="21"/>
          <w:shd w:val="clear" w:color="auto" w:fill="F3F2F0"/>
        </w:rPr>
        <w:t>thought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leader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convert</w:t>
      </w:r>
      <w:proofErr w:type="spellEnd"/>
      <w:r>
        <w:rPr>
          <w:rFonts w:ascii="Segoe UI" w:hAnsi="Segoe UI" w:cs="Segoe UI"/>
          <w:sz w:val="21"/>
          <w:szCs w:val="21"/>
          <w:shd w:val="clear" w:color="auto" w:fill="F3F2F0"/>
        </w:rPr>
        <w:t xml:space="preserve"> in </w:t>
      </w:r>
      <w:proofErr w:type="spellStart"/>
      <w:r>
        <w:rPr>
          <w:rFonts w:ascii="Segoe UI" w:hAnsi="Segoe UI" w:cs="Segoe UI"/>
          <w:sz w:val="21"/>
          <w:szCs w:val="21"/>
          <w:shd w:val="clear" w:color="auto" w:fill="F3F2F0"/>
        </w:rPr>
        <w:t>those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DMssss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Commetning</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goated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can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leverage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soemone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else's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audience</w:t>
      </w:r>
      <w:proofErr w:type="spellEnd"/>
      <w:r>
        <w:rPr>
          <w:rFonts w:ascii="Segoe UI" w:hAnsi="Segoe UI" w:cs="Segoe UI"/>
          <w:sz w:val="21"/>
          <w:szCs w:val="21"/>
          <w:shd w:val="clear" w:color="auto" w:fill="F3F2F0"/>
        </w:rPr>
        <w:t xml:space="preserve"> and </w:t>
      </w:r>
      <w:proofErr w:type="spellStart"/>
      <w:r>
        <w:rPr>
          <w:rFonts w:ascii="Segoe UI" w:hAnsi="Segoe UI" w:cs="Segoe UI"/>
          <w:sz w:val="21"/>
          <w:szCs w:val="21"/>
          <w:shd w:val="clear" w:color="auto" w:fill="F3F2F0"/>
        </w:rPr>
        <w:t>if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deliver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value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traction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directly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page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Don't</w:t>
      </w:r>
      <w:proofErr w:type="spellEnd"/>
      <w:r>
        <w:rPr>
          <w:rFonts w:ascii="Segoe UI" w:hAnsi="Segoe UI" w:cs="Segoe UI"/>
          <w:sz w:val="21"/>
          <w:szCs w:val="21"/>
          <w:shd w:val="clear" w:color="auto" w:fill="F3F2F0"/>
        </w:rPr>
        <w:t xml:space="preserve"> just </w:t>
      </w:r>
      <w:proofErr w:type="spellStart"/>
      <w:r>
        <w:rPr>
          <w:rFonts w:ascii="Segoe UI" w:hAnsi="Segoe UI" w:cs="Segoe UI"/>
          <w:sz w:val="21"/>
          <w:szCs w:val="21"/>
          <w:shd w:val="clear" w:color="auto" w:fill="F3F2F0"/>
        </w:rPr>
        <w:t>say</w:t>
      </w:r>
      <w:proofErr w:type="spellEnd"/>
      <w:r>
        <w:rPr>
          <w:rFonts w:ascii="Segoe UI" w:hAnsi="Segoe UI" w:cs="Segoe UI"/>
          <w:sz w:val="21"/>
          <w:szCs w:val="21"/>
          <w:shd w:val="clear" w:color="auto" w:fill="F3F2F0"/>
        </w:rPr>
        <w:t xml:space="preserve"> "Nice </w:t>
      </w:r>
      <w:proofErr w:type="spellStart"/>
      <w:r>
        <w:rPr>
          <w:rFonts w:ascii="Segoe UI" w:hAnsi="Segoe UI" w:cs="Segoe UI"/>
          <w:sz w:val="21"/>
          <w:szCs w:val="21"/>
          <w:shd w:val="clear" w:color="auto" w:fill="F3F2F0"/>
        </w:rPr>
        <w:t>post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instead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say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something</w:t>
      </w:r>
      <w:proofErr w:type="spellEnd"/>
      <w:r>
        <w:rPr>
          <w:rFonts w:ascii="Segoe UI" w:hAnsi="Segoe UI" w:cs="Segoe UI"/>
          <w:sz w:val="21"/>
          <w:szCs w:val="21"/>
          <w:shd w:val="clear" w:color="auto" w:fill="F3F2F0"/>
        </w:rPr>
        <w:t xml:space="preserve"> like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comment</w:t>
      </w:r>
      <w:proofErr w:type="spellEnd"/>
      <w:r>
        <w:rPr>
          <w:rFonts w:ascii="Segoe UI" w:hAnsi="Segoe UI" w:cs="Segoe UI"/>
          <w:sz w:val="21"/>
          <w:szCs w:val="21"/>
          <w:shd w:val="clear" w:color="auto" w:fill="F3F2F0"/>
        </w:rPr>
        <w:t xml:space="preserve"> I just </w:t>
      </w:r>
      <w:proofErr w:type="spellStart"/>
      <w:r>
        <w:rPr>
          <w:rFonts w:ascii="Segoe UI" w:hAnsi="Segoe UI" w:cs="Segoe UI"/>
          <w:sz w:val="21"/>
          <w:szCs w:val="21"/>
          <w:shd w:val="clear" w:color="auto" w:fill="F3F2F0"/>
        </w:rPr>
        <w:t>did</w:t>
      </w:r>
      <w:proofErr w:type="spellEnd"/>
      <w:r>
        <w:rPr>
          <w:rFonts w:ascii="Segoe UI" w:hAnsi="Segoe UI" w:cs="Segoe UI"/>
          <w:sz w:val="21"/>
          <w:szCs w:val="21"/>
          <w:shd w:val="clear" w:color="auto" w:fill="F3F2F0"/>
        </w:rPr>
        <w:t xml:space="preserve"> </w:t>
      </w:r>
      <w:r>
        <w:rPr>
          <w:rFonts w:ascii="Segoe UI Emoji" w:hAnsi="Segoe UI Emoji" w:cs="Segoe UI Emoji"/>
          <w:sz w:val="21"/>
          <w:szCs w:val="21"/>
          <w:shd w:val="clear" w:color="auto" w:fill="F3F2F0"/>
        </w:rPr>
        <w:t>😉</w:t>
      </w:r>
    </w:p>
    <w:p w14:paraId="586BE0E3" w14:textId="3D9F4666" w:rsidR="002B0D2D" w:rsidRDefault="002B0D2D" w:rsidP="004318F0">
      <w:pPr>
        <w:tabs>
          <w:tab w:val="left" w:pos="1740"/>
        </w:tabs>
        <w:rPr>
          <w:rFonts w:ascii="Segoe UI Emoji" w:hAnsi="Segoe UI Emoji" w:cs="Segoe UI Emoji"/>
          <w:sz w:val="21"/>
          <w:szCs w:val="21"/>
          <w:shd w:val="clear" w:color="auto" w:fill="F3F2F0"/>
        </w:rPr>
      </w:pPr>
    </w:p>
    <w:p w14:paraId="225C7A0B" w14:textId="58F4CCA1" w:rsidR="002B0D2D" w:rsidRDefault="002B0D2D" w:rsidP="004318F0">
      <w:pPr>
        <w:tabs>
          <w:tab w:val="left" w:pos="1740"/>
        </w:tabs>
        <w:rPr>
          <w:rFonts w:ascii="Segoe UI" w:hAnsi="Segoe UI" w:cs="Segoe UI"/>
          <w:sz w:val="21"/>
          <w:szCs w:val="21"/>
          <w:shd w:val="clear" w:color="auto" w:fill="F3F2F0"/>
        </w:rPr>
      </w:pPr>
      <w:r>
        <w:rPr>
          <w:rFonts w:ascii="Segoe UI" w:hAnsi="Segoe UI" w:cs="Segoe UI"/>
          <w:sz w:val="21"/>
          <w:szCs w:val="21"/>
          <w:shd w:val="clear" w:color="auto" w:fill="F3F2F0"/>
        </w:rPr>
        <w:t>1.</w:t>
      </w:r>
      <w:r>
        <w:rPr>
          <w:rFonts w:ascii="Tahoma" w:hAnsi="Tahoma" w:cs="Tahoma"/>
          <w:sz w:val="21"/>
          <w:szCs w:val="21"/>
          <w:shd w:val="clear" w:color="auto" w:fill="F3F2F0"/>
        </w:rPr>
        <w:t>⁠</w:t>
      </w:r>
      <w:r>
        <w:rPr>
          <w:rFonts w:ascii="Segoe UI" w:hAnsi="Segoe UI" w:cs="Segoe UI"/>
          <w:sz w:val="21"/>
          <w:szCs w:val="21"/>
          <w:shd w:val="clear" w:color="auto" w:fill="F3F2F0"/>
        </w:rPr>
        <w:t xml:space="preserve"> </w:t>
      </w:r>
      <w:r>
        <w:rPr>
          <w:rFonts w:ascii="Tahoma" w:hAnsi="Tahoma" w:cs="Tahoma"/>
          <w:sz w:val="21"/>
          <w:szCs w:val="21"/>
          <w:shd w:val="clear" w:color="auto" w:fill="F3F2F0"/>
        </w:rPr>
        <w:t>⁠</w:t>
      </w:r>
      <w:r>
        <w:rPr>
          <w:rFonts w:ascii="Segoe UI" w:hAnsi="Segoe UI" w:cs="Segoe UI"/>
          <w:sz w:val="21"/>
          <w:szCs w:val="21"/>
          <w:shd w:val="clear" w:color="auto" w:fill="F3F2F0"/>
        </w:rPr>
        <w:t xml:space="preserve">Trigger Lead </w:t>
      </w:r>
      <w:proofErr w:type="spellStart"/>
      <w:r>
        <w:rPr>
          <w:rFonts w:ascii="Segoe UI" w:hAnsi="Segoe UI" w:cs="Segoe UI"/>
          <w:sz w:val="21"/>
          <w:szCs w:val="21"/>
          <w:shd w:val="clear" w:color="auto" w:fill="F3F2F0"/>
        </w:rPr>
        <w:t>with</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reason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are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reaching</w:t>
      </w:r>
      <w:proofErr w:type="spellEnd"/>
      <w:r>
        <w:rPr>
          <w:rFonts w:ascii="Segoe UI" w:hAnsi="Segoe UI" w:cs="Segoe UI"/>
          <w:sz w:val="21"/>
          <w:szCs w:val="21"/>
          <w:shd w:val="clear" w:color="auto" w:fill="F3F2F0"/>
        </w:rPr>
        <w:t xml:space="preserve"> out, </w:t>
      </w:r>
      <w:proofErr w:type="spellStart"/>
      <w:r>
        <w:rPr>
          <w:rFonts w:ascii="Segoe UI" w:hAnsi="Segoe UI" w:cs="Segoe UI"/>
          <w:sz w:val="21"/>
          <w:szCs w:val="21"/>
          <w:shd w:val="clear" w:color="auto" w:fill="F3F2F0"/>
        </w:rPr>
        <w:t>what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has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happened</w:t>
      </w:r>
      <w:proofErr w:type="spellEnd"/>
      <w:r>
        <w:rPr>
          <w:rFonts w:ascii="Segoe UI" w:hAnsi="Segoe UI" w:cs="Segoe UI"/>
          <w:sz w:val="21"/>
          <w:szCs w:val="21"/>
          <w:shd w:val="clear" w:color="auto" w:fill="F3F2F0"/>
        </w:rPr>
        <w:t xml:space="preserve"> in </w:t>
      </w:r>
      <w:proofErr w:type="spellStart"/>
      <w:r>
        <w:rPr>
          <w:rFonts w:ascii="Segoe UI" w:hAnsi="Segoe UI" w:cs="Segoe UI"/>
          <w:sz w:val="21"/>
          <w:szCs w:val="21"/>
          <w:shd w:val="clear" w:color="auto" w:fill="F3F2F0"/>
        </w:rPr>
        <w:t>their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world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make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now</w:t>
      </w:r>
      <w:proofErr w:type="spellEnd"/>
      <w:r>
        <w:rPr>
          <w:rFonts w:ascii="Segoe UI" w:hAnsi="Segoe UI" w:cs="Segoe UI"/>
          <w:sz w:val="21"/>
          <w:szCs w:val="21"/>
          <w:shd w:val="clear" w:color="auto" w:fill="F3F2F0"/>
        </w:rPr>
        <w:t xml:space="preserve"> a </w:t>
      </w:r>
      <w:proofErr w:type="spellStart"/>
      <w:r>
        <w:rPr>
          <w:rFonts w:ascii="Segoe UI" w:hAnsi="Segoe UI" w:cs="Segoe UI"/>
          <w:sz w:val="21"/>
          <w:szCs w:val="21"/>
          <w:shd w:val="clear" w:color="auto" w:fill="F3F2F0"/>
        </w:rPr>
        <w:t>good</w:t>
      </w:r>
      <w:proofErr w:type="spellEnd"/>
      <w:r>
        <w:rPr>
          <w:rFonts w:ascii="Segoe UI" w:hAnsi="Segoe UI" w:cs="Segoe UI"/>
          <w:sz w:val="21"/>
          <w:szCs w:val="21"/>
          <w:shd w:val="clear" w:color="auto" w:fill="F3F2F0"/>
        </w:rPr>
        <w:t xml:space="preserve"> time </w:t>
      </w:r>
      <w:proofErr w:type="spellStart"/>
      <w:r>
        <w:rPr>
          <w:rFonts w:ascii="Segoe UI" w:hAnsi="Segoe UI" w:cs="Segoe UI"/>
          <w:sz w:val="21"/>
          <w:szCs w:val="21"/>
          <w:shd w:val="clear" w:color="auto" w:fill="F3F2F0"/>
        </w:rPr>
        <w:t>for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message </w:t>
      </w:r>
      <w:proofErr w:type="spellStart"/>
      <w:r>
        <w:rPr>
          <w:rFonts w:ascii="Segoe UI" w:hAnsi="Segoe UI" w:cs="Segoe UI"/>
          <w:sz w:val="21"/>
          <w:szCs w:val="21"/>
          <w:shd w:val="clear" w:color="auto" w:fill="F3F2F0"/>
        </w:rPr>
        <w:t>them</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Make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personal and relevant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what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solve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for</w:t>
      </w:r>
      <w:proofErr w:type="spellEnd"/>
      <w:r>
        <w:rPr>
          <w:rFonts w:ascii="Segoe UI" w:hAnsi="Segoe UI" w:cs="Segoe UI"/>
          <w:sz w:val="21"/>
          <w:szCs w:val="21"/>
          <w:shd w:val="clear" w:color="auto" w:fill="F3F2F0"/>
        </w:rPr>
        <w:t>. 2.</w:t>
      </w:r>
      <w:r>
        <w:rPr>
          <w:rFonts w:ascii="Tahoma" w:hAnsi="Tahoma" w:cs="Tahoma"/>
          <w:sz w:val="21"/>
          <w:szCs w:val="21"/>
          <w:shd w:val="clear" w:color="auto" w:fill="F3F2F0"/>
        </w:rPr>
        <w:t>⁠</w:t>
      </w:r>
      <w:r>
        <w:rPr>
          <w:rFonts w:ascii="Segoe UI" w:hAnsi="Segoe UI" w:cs="Segoe UI"/>
          <w:sz w:val="21"/>
          <w:szCs w:val="21"/>
          <w:shd w:val="clear" w:color="auto" w:fill="F3F2F0"/>
        </w:rPr>
        <w:t xml:space="preserve"> </w:t>
      </w:r>
      <w:r>
        <w:rPr>
          <w:rFonts w:ascii="Tahoma" w:hAnsi="Tahoma" w:cs="Tahoma"/>
          <w:sz w:val="21"/>
          <w:szCs w:val="21"/>
          <w:shd w:val="clear" w:color="auto" w:fill="F3F2F0"/>
        </w:rPr>
        <w:t>⁠</w:t>
      </w:r>
      <w:proofErr w:type="spellStart"/>
      <w:r>
        <w:rPr>
          <w:rFonts w:ascii="Segoe UI" w:hAnsi="Segoe UI" w:cs="Segoe UI"/>
          <w:sz w:val="21"/>
          <w:szCs w:val="21"/>
          <w:shd w:val="clear" w:color="auto" w:fill="F3F2F0"/>
        </w:rPr>
        <w:t>Compliment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give</w:t>
      </w:r>
      <w:proofErr w:type="spellEnd"/>
      <w:r>
        <w:rPr>
          <w:rFonts w:ascii="Segoe UI" w:hAnsi="Segoe UI" w:cs="Segoe UI"/>
          <w:sz w:val="21"/>
          <w:szCs w:val="21"/>
          <w:shd w:val="clear" w:color="auto" w:fill="F3F2F0"/>
        </w:rPr>
        <w:t xml:space="preserve"> an </w:t>
      </w:r>
      <w:proofErr w:type="spellStart"/>
      <w:r>
        <w:rPr>
          <w:rFonts w:ascii="Segoe UI" w:hAnsi="Segoe UI" w:cs="Segoe UI"/>
          <w:sz w:val="21"/>
          <w:szCs w:val="21"/>
          <w:shd w:val="clear" w:color="auto" w:fill="F3F2F0"/>
        </w:rPr>
        <w:t>authentic</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compliment</w:t>
      </w:r>
      <w:proofErr w:type="spellEnd"/>
      <w:r>
        <w:rPr>
          <w:rFonts w:ascii="Segoe UI" w:hAnsi="Segoe UI" w:cs="Segoe UI"/>
          <w:sz w:val="21"/>
          <w:szCs w:val="21"/>
          <w:shd w:val="clear" w:color="auto" w:fill="F3F2F0"/>
        </w:rPr>
        <w:t xml:space="preserve"> on </w:t>
      </w:r>
      <w:proofErr w:type="spellStart"/>
      <w:r>
        <w:rPr>
          <w:rFonts w:ascii="Segoe UI" w:hAnsi="Segoe UI" w:cs="Segoe UI"/>
          <w:sz w:val="21"/>
          <w:szCs w:val="21"/>
          <w:shd w:val="clear" w:color="auto" w:fill="F3F2F0"/>
        </w:rPr>
        <w:t>this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something</w:t>
      </w:r>
      <w:proofErr w:type="spellEnd"/>
      <w:r>
        <w:rPr>
          <w:rFonts w:ascii="Segoe UI" w:hAnsi="Segoe UI" w:cs="Segoe UI"/>
          <w:sz w:val="21"/>
          <w:szCs w:val="21"/>
          <w:shd w:val="clear" w:color="auto" w:fill="F3F2F0"/>
        </w:rPr>
        <w:t xml:space="preserve"> that </w:t>
      </w:r>
      <w:proofErr w:type="spellStart"/>
      <w:r>
        <w:rPr>
          <w:rFonts w:ascii="Segoe UI" w:hAnsi="Segoe UI" w:cs="Segoe UI"/>
          <w:sz w:val="21"/>
          <w:szCs w:val="21"/>
          <w:shd w:val="clear" w:color="auto" w:fill="F3F2F0"/>
        </w:rPr>
        <w:t>shows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actually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took</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in. The </w:t>
      </w:r>
      <w:proofErr w:type="spellStart"/>
      <w:r>
        <w:rPr>
          <w:rFonts w:ascii="Segoe UI" w:hAnsi="Segoe UI" w:cs="Segoe UI"/>
          <w:sz w:val="21"/>
          <w:szCs w:val="21"/>
          <w:shd w:val="clear" w:color="auto" w:fill="F3F2F0"/>
        </w:rPr>
        <w:t>law</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of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reciprocity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works</w:t>
      </w:r>
      <w:proofErr w:type="spellEnd"/>
      <w:r>
        <w:rPr>
          <w:rFonts w:ascii="Segoe UI" w:hAnsi="Segoe UI" w:cs="Segoe UI"/>
          <w:sz w:val="21"/>
          <w:szCs w:val="21"/>
          <w:shd w:val="clear" w:color="auto" w:fill="F3F2F0"/>
        </w:rPr>
        <w:t xml:space="preserve">, so </w:t>
      </w:r>
      <w:proofErr w:type="spellStart"/>
      <w:r>
        <w:rPr>
          <w:rFonts w:ascii="Segoe UI" w:hAnsi="Segoe UI" w:cs="Segoe UI"/>
          <w:sz w:val="21"/>
          <w:szCs w:val="21"/>
          <w:shd w:val="clear" w:color="auto" w:fill="F3F2F0"/>
        </w:rPr>
        <w:t>give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them</w:t>
      </w:r>
      <w:proofErr w:type="spellEnd"/>
      <w:r>
        <w:rPr>
          <w:rFonts w:ascii="Segoe UI" w:hAnsi="Segoe UI" w:cs="Segoe UI"/>
          <w:sz w:val="21"/>
          <w:szCs w:val="21"/>
          <w:shd w:val="clear" w:color="auto" w:fill="F3F2F0"/>
        </w:rPr>
        <w:t xml:space="preserve"> a real </w:t>
      </w:r>
      <w:proofErr w:type="spellStart"/>
      <w:r>
        <w:rPr>
          <w:rFonts w:ascii="Segoe UI" w:hAnsi="Segoe UI" w:cs="Segoe UI"/>
          <w:sz w:val="21"/>
          <w:szCs w:val="21"/>
          <w:shd w:val="clear" w:color="auto" w:fill="F3F2F0"/>
        </w:rPr>
        <w:t>compliment</w:t>
      </w:r>
      <w:proofErr w:type="spellEnd"/>
      <w:r>
        <w:rPr>
          <w:rFonts w:ascii="Segoe UI" w:hAnsi="Segoe UI" w:cs="Segoe UI"/>
          <w:sz w:val="21"/>
          <w:szCs w:val="21"/>
          <w:shd w:val="clear" w:color="auto" w:fill="F3F2F0"/>
        </w:rPr>
        <w:t>. 3.</w:t>
      </w:r>
      <w:r>
        <w:rPr>
          <w:rFonts w:ascii="Tahoma" w:hAnsi="Tahoma" w:cs="Tahoma"/>
          <w:sz w:val="21"/>
          <w:szCs w:val="21"/>
          <w:shd w:val="clear" w:color="auto" w:fill="F3F2F0"/>
        </w:rPr>
        <w:t>⁠</w:t>
      </w:r>
      <w:r>
        <w:rPr>
          <w:rFonts w:ascii="Segoe UI" w:hAnsi="Segoe UI" w:cs="Segoe UI"/>
          <w:sz w:val="21"/>
          <w:szCs w:val="21"/>
          <w:shd w:val="clear" w:color="auto" w:fill="F3F2F0"/>
        </w:rPr>
        <w:t xml:space="preserve"> </w:t>
      </w:r>
      <w:r>
        <w:rPr>
          <w:rFonts w:ascii="Tahoma" w:hAnsi="Tahoma" w:cs="Tahoma"/>
          <w:sz w:val="21"/>
          <w:szCs w:val="21"/>
          <w:shd w:val="clear" w:color="auto" w:fill="F3F2F0"/>
        </w:rPr>
        <w:t>⁠</w:t>
      </w:r>
      <w:r>
        <w:rPr>
          <w:rFonts w:ascii="Segoe UI" w:hAnsi="Segoe UI" w:cs="Segoe UI"/>
          <w:sz w:val="21"/>
          <w:szCs w:val="21"/>
          <w:shd w:val="clear" w:color="auto" w:fill="F3F2F0"/>
        </w:rPr>
        <w:t xml:space="preserve">CTA </w:t>
      </w:r>
      <w:proofErr w:type="spellStart"/>
      <w:r>
        <w:rPr>
          <w:rFonts w:ascii="Segoe UI" w:hAnsi="Segoe UI" w:cs="Segoe UI"/>
          <w:sz w:val="21"/>
          <w:szCs w:val="21"/>
          <w:shd w:val="clear" w:color="auto" w:fill="F3F2F0"/>
        </w:rPr>
        <w:t>Then</w:t>
      </w:r>
      <w:proofErr w:type="spellEnd"/>
      <w:r>
        <w:rPr>
          <w:rFonts w:ascii="Segoe UI" w:hAnsi="Segoe UI" w:cs="Segoe UI"/>
          <w:sz w:val="21"/>
          <w:szCs w:val="21"/>
          <w:shd w:val="clear" w:color="auto" w:fill="F3F2F0"/>
        </w:rPr>
        <w:t xml:space="preserve"> finish </w:t>
      </w:r>
      <w:proofErr w:type="spellStart"/>
      <w:r>
        <w:rPr>
          <w:rFonts w:ascii="Segoe UI" w:hAnsi="Segoe UI" w:cs="Segoe UI"/>
          <w:sz w:val="21"/>
          <w:szCs w:val="21"/>
          <w:shd w:val="clear" w:color="auto" w:fill="F3F2F0"/>
        </w:rPr>
        <w:t>with</w:t>
      </w:r>
      <w:proofErr w:type="spellEnd"/>
      <w:r>
        <w:rPr>
          <w:rFonts w:ascii="Segoe UI" w:hAnsi="Segoe UI" w:cs="Segoe UI"/>
          <w:sz w:val="21"/>
          <w:szCs w:val="21"/>
          <w:shd w:val="clear" w:color="auto" w:fill="F3F2F0"/>
        </w:rPr>
        <w:t xml:space="preserve"> a simple CTA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just </w:t>
      </w:r>
      <w:proofErr w:type="spellStart"/>
      <w:r>
        <w:rPr>
          <w:rFonts w:ascii="Segoe UI" w:hAnsi="Segoe UI" w:cs="Segoe UI"/>
          <w:sz w:val="21"/>
          <w:szCs w:val="21"/>
          <w:shd w:val="clear" w:color="auto" w:fill="F3F2F0"/>
        </w:rPr>
        <w:t>continue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conversation</w:t>
      </w:r>
      <w:proofErr w:type="spellEnd"/>
      <w:r>
        <w:rPr>
          <w:rFonts w:ascii="Segoe UI" w:hAnsi="Segoe UI" w:cs="Segoe UI"/>
          <w:sz w:val="21"/>
          <w:szCs w:val="21"/>
          <w:shd w:val="clear" w:color="auto" w:fill="F3F2F0"/>
        </w:rPr>
        <w:t xml:space="preserve">, n pitch, </w:t>
      </w:r>
      <w:proofErr w:type="spellStart"/>
      <w:r>
        <w:rPr>
          <w:rFonts w:ascii="Segoe UI" w:hAnsi="Segoe UI" w:cs="Segoe UI"/>
          <w:sz w:val="21"/>
          <w:szCs w:val="21"/>
          <w:shd w:val="clear" w:color="auto" w:fill="F3F2F0"/>
        </w:rPr>
        <w:t>no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meetings</w:t>
      </w:r>
      <w:proofErr w:type="spellEnd"/>
      <w:r>
        <w:rPr>
          <w:rFonts w:ascii="Segoe UI" w:hAnsi="Segoe UI" w:cs="Segoe UI"/>
          <w:sz w:val="21"/>
          <w:szCs w:val="21"/>
          <w:shd w:val="clear" w:color="auto" w:fill="F3F2F0"/>
        </w:rPr>
        <w:t xml:space="preserve">, just a </w:t>
      </w:r>
      <w:proofErr w:type="spellStart"/>
      <w:r>
        <w:rPr>
          <w:rFonts w:ascii="Segoe UI" w:hAnsi="Segoe UI" w:cs="Segoe UI"/>
          <w:sz w:val="21"/>
          <w:szCs w:val="21"/>
          <w:shd w:val="clear" w:color="auto" w:fill="F3F2F0"/>
        </w:rPr>
        <w:t>chat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From</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here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can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guide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a </w:t>
      </w:r>
      <w:proofErr w:type="spellStart"/>
      <w:r>
        <w:rPr>
          <w:rFonts w:ascii="Segoe UI" w:hAnsi="Segoe UI" w:cs="Segoe UI"/>
          <w:sz w:val="21"/>
          <w:szCs w:val="21"/>
          <w:shd w:val="clear" w:color="auto" w:fill="F3F2F0"/>
        </w:rPr>
        <w:t>meeting</w:t>
      </w:r>
      <w:proofErr w:type="spellEnd"/>
      <w:r>
        <w:rPr>
          <w:rFonts w:ascii="Segoe UI" w:hAnsi="Segoe UI" w:cs="Segoe UI"/>
          <w:sz w:val="21"/>
          <w:szCs w:val="21"/>
          <w:shd w:val="clear" w:color="auto" w:fill="F3F2F0"/>
        </w:rPr>
        <w:t xml:space="preserve">. BONUS: Use a P.S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don't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have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do </w:t>
      </w:r>
      <w:proofErr w:type="spellStart"/>
      <w:r>
        <w:rPr>
          <w:rFonts w:ascii="Segoe UI" w:hAnsi="Segoe UI" w:cs="Segoe UI"/>
          <w:sz w:val="21"/>
          <w:szCs w:val="21"/>
          <w:shd w:val="clear" w:color="auto" w:fill="F3F2F0"/>
        </w:rPr>
        <w:t>this</w:t>
      </w:r>
      <w:proofErr w:type="spellEnd"/>
      <w:r>
        <w:rPr>
          <w:rFonts w:ascii="Segoe UI" w:hAnsi="Segoe UI" w:cs="Segoe UI"/>
          <w:sz w:val="21"/>
          <w:szCs w:val="21"/>
          <w:shd w:val="clear" w:color="auto" w:fill="F3F2F0"/>
        </w:rPr>
        <w:t xml:space="preserve">, but </w:t>
      </w:r>
      <w:proofErr w:type="spellStart"/>
      <w:r>
        <w:rPr>
          <w:rFonts w:ascii="Segoe UI" w:hAnsi="Segoe UI" w:cs="Segoe UI"/>
          <w:sz w:val="21"/>
          <w:szCs w:val="21"/>
          <w:shd w:val="clear" w:color="auto" w:fill="F3F2F0"/>
        </w:rPr>
        <w:t>for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top </w:t>
      </w:r>
      <w:proofErr w:type="spellStart"/>
      <w:r>
        <w:rPr>
          <w:rFonts w:ascii="Segoe UI" w:hAnsi="Segoe UI" w:cs="Segoe UI"/>
          <w:sz w:val="21"/>
          <w:szCs w:val="21"/>
          <w:shd w:val="clear" w:color="auto" w:fill="F3F2F0"/>
        </w:rPr>
        <w:t>prospects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worth</w:t>
      </w:r>
      <w:proofErr w:type="spellEnd"/>
      <w:r>
        <w:rPr>
          <w:rFonts w:ascii="Segoe UI" w:hAnsi="Segoe UI" w:cs="Segoe UI"/>
          <w:sz w:val="21"/>
          <w:szCs w:val="21"/>
          <w:shd w:val="clear" w:color="auto" w:fill="F3F2F0"/>
        </w:rPr>
        <w:t xml:space="preserve"> spending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extra time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show</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this</w:t>
      </w:r>
      <w:proofErr w:type="spellEnd"/>
      <w:r>
        <w:rPr>
          <w:rFonts w:ascii="Segoe UI" w:hAnsi="Segoe UI" w:cs="Segoe UI"/>
          <w:sz w:val="21"/>
          <w:szCs w:val="21"/>
          <w:shd w:val="clear" w:color="auto" w:fill="F3F2F0"/>
        </w:rPr>
        <w:t xml:space="preserve"> message </w:t>
      </w:r>
      <w:proofErr w:type="spellStart"/>
      <w:r>
        <w:rPr>
          <w:rFonts w:ascii="Segoe UI" w:hAnsi="Segoe UI" w:cs="Segoe UI"/>
          <w:sz w:val="21"/>
          <w:szCs w:val="21"/>
          <w:shd w:val="clear" w:color="auto" w:fill="F3F2F0"/>
        </w:rPr>
        <w:t>really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for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them</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people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see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you've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really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taken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time </w:t>
      </w:r>
      <w:proofErr w:type="spellStart"/>
      <w:r>
        <w:rPr>
          <w:rFonts w:ascii="Segoe UI" w:hAnsi="Segoe UI" w:cs="Segoe UI"/>
          <w:sz w:val="21"/>
          <w:szCs w:val="21"/>
          <w:shd w:val="clear" w:color="auto" w:fill="F3F2F0"/>
        </w:rPr>
        <w:t>they'll</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more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likely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respond</w:t>
      </w:r>
      <w:proofErr w:type="spellEnd"/>
      <w:r>
        <w:rPr>
          <w:rFonts w:ascii="Segoe UI" w:hAnsi="Segoe UI" w:cs="Segoe UI"/>
          <w:sz w:val="21"/>
          <w:szCs w:val="21"/>
          <w:shd w:val="clear" w:color="auto" w:fill="F3F2F0"/>
        </w:rPr>
        <w:t>.</w:t>
      </w:r>
    </w:p>
    <w:p w14:paraId="425B2577" w14:textId="3DB90C10" w:rsidR="002B0D2D" w:rsidRDefault="002B0D2D" w:rsidP="004318F0">
      <w:pPr>
        <w:tabs>
          <w:tab w:val="left" w:pos="1740"/>
        </w:tabs>
        <w:rPr>
          <w:rFonts w:ascii="Segoe UI" w:hAnsi="Segoe UI" w:cs="Segoe UI"/>
          <w:sz w:val="21"/>
          <w:szCs w:val="21"/>
          <w:shd w:val="clear" w:color="auto" w:fill="F3F2F0"/>
        </w:rPr>
      </w:pPr>
    </w:p>
    <w:p w14:paraId="7F10A6BD" w14:textId="3766241E" w:rsidR="002B0D2D" w:rsidRDefault="002B0D2D" w:rsidP="004318F0">
      <w:pPr>
        <w:pBdr>
          <w:bottom w:val="single" w:sz="12" w:space="1" w:color="auto"/>
        </w:pBdr>
        <w:tabs>
          <w:tab w:val="left" w:pos="1740"/>
        </w:tabs>
        <w:rPr>
          <w:rFonts w:ascii="Segoe UI" w:hAnsi="Segoe UI" w:cs="Segoe UI"/>
          <w:sz w:val="21"/>
          <w:szCs w:val="21"/>
          <w:shd w:val="clear" w:color="auto" w:fill="F3F2F0"/>
        </w:rPr>
      </w:pPr>
      <w:r>
        <w:rPr>
          <w:rFonts w:ascii="Segoe UI Emoji" w:hAnsi="Segoe UI Emoji" w:cs="Segoe UI Emoji"/>
          <w:sz w:val="21"/>
          <w:szCs w:val="21"/>
          <w:shd w:val="clear" w:color="auto" w:fill="F3F2F0"/>
        </w:rPr>
        <w:t>📌</w:t>
      </w:r>
      <w:r>
        <w:rPr>
          <w:rFonts w:ascii="Segoe UI" w:hAnsi="Segoe UI" w:cs="Segoe UI"/>
          <w:sz w:val="21"/>
          <w:szCs w:val="21"/>
          <w:shd w:val="clear" w:color="auto" w:fill="F3F2F0"/>
        </w:rPr>
        <w:t xml:space="preserve"> Sales </w:t>
      </w:r>
      <w:proofErr w:type="spellStart"/>
      <w:r>
        <w:rPr>
          <w:rFonts w:ascii="Segoe UI" w:hAnsi="Segoe UI" w:cs="Segoe UI"/>
          <w:sz w:val="21"/>
          <w:szCs w:val="21"/>
          <w:shd w:val="clear" w:color="auto" w:fill="F3F2F0"/>
        </w:rPr>
        <w:t>Nav</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isn’t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magic</w:t>
      </w:r>
      <w:proofErr w:type="spellEnd"/>
      <w:r>
        <w:rPr>
          <w:rFonts w:ascii="Segoe UI" w:hAnsi="Segoe UI" w:cs="Segoe UI"/>
          <w:sz w:val="21"/>
          <w:szCs w:val="21"/>
          <w:shd w:val="clear" w:color="auto" w:fill="F3F2F0"/>
        </w:rPr>
        <w:t xml:space="preserve">. But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can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build</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TONs </w:t>
      </w:r>
      <w:proofErr w:type="spellStart"/>
      <w:r>
        <w:rPr>
          <w:rFonts w:ascii="Segoe UI" w:hAnsi="Segoe UI" w:cs="Segoe UI"/>
          <w:sz w:val="21"/>
          <w:szCs w:val="21"/>
          <w:shd w:val="clear" w:color="auto" w:fill="F3F2F0"/>
        </w:rPr>
        <w:t>of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pipeline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have</w:t>
      </w:r>
      <w:proofErr w:type="spellEnd"/>
      <w:r>
        <w:rPr>
          <w:rFonts w:ascii="Segoe UI" w:hAnsi="Segoe UI" w:cs="Segoe UI"/>
          <w:sz w:val="21"/>
          <w:szCs w:val="21"/>
          <w:shd w:val="clear" w:color="auto" w:fill="F3F2F0"/>
        </w:rPr>
        <w:t xml:space="preserve">: → A strong </w:t>
      </w:r>
      <w:proofErr w:type="spellStart"/>
      <w:r>
        <w:rPr>
          <w:rFonts w:ascii="Segoe UI" w:hAnsi="Segoe UI" w:cs="Segoe UI"/>
          <w:sz w:val="21"/>
          <w:szCs w:val="21"/>
          <w:shd w:val="clear" w:color="auto" w:fill="F3F2F0"/>
        </w:rPr>
        <w:t>filter</w:t>
      </w:r>
      <w:proofErr w:type="spellEnd"/>
      <w:r>
        <w:rPr>
          <w:rFonts w:ascii="Segoe UI" w:hAnsi="Segoe UI" w:cs="Segoe UI"/>
          <w:sz w:val="21"/>
          <w:szCs w:val="21"/>
          <w:shd w:val="clear" w:color="auto" w:fill="F3F2F0"/>
        </w:rPr>
        <w:t xml:space="preserve"> → A relevant message → A non-</w:t>
      </w:r>
      <w:proofErr w:type="spellStart"/>
      <w:r>
        <w:rPr>
          <w:rFonts w:ascii="Segoe UI" w:hAnsi="Segoe UI" w:cs="Segoe UI"/>
          <w:sz w:val="21"/>
          <w:szCs w:val="21"/>
          <w:shd w:val="clear" w:color="auto" w:fill="F3F2F0"/>
        </w:rPr>
        <w:t>pitchy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opener</w:t>
      </w:r>
      <w:proofErr w:type="spellEnd"/>
      <w:r>
        <w:rPr>
          <w:rFonts w:ascii="Segoe UI" w:hAnsi="Segoe UI" w:cs="Segoe UI"/>
          <w:sz w:val="21"/>
          <w:szCs w:val="21"/>
          <w:shd w:val="clear" w:color="auto" w:fill="F3F2F0"/>
        </w:rPr>
        <w:t xml:space="preserve"> Most </w:t>
      </w:r>
      <w:proofErr w:type="spellStart"/>
      <w:r>
        <w:rPr>
          <w:rFonts w:ascii="Segoe UI" w:hAnsi="Segoe UI" w:cs="Segoe UI"/>
          <w:sz w:val="21"/>
          <w:szCs w:val="21"/>
          <w:shd w:val="clear" w:color="auto" w:fill="F3F2F0"/>
        </w:rPr>
        <w:t>reps</w:t>
      </w:r>
      <w:proofErr w:type="spellEnd"/>
      <w:r>
        <w:rPr>
          <w:rFonts w:ascii="Segoe UI" w:hAnsi="Segoe UI" w:cs="Segoe UI"/>
          <w:sz w:val="21"/>
          <w:szCs w:val="21"/>
          <w:shd w:val="clear" w:color="auto" w:fill="F3F2F0"/>
        </w:rPr>
        <w:t xml:space="preserve"> pull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right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filter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Then</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drop</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same 2016 pitch. </w:t>
      </w:r>
      <w:proofErr w:type="spellStart"/>
      <w:r>
        <w:rPr>
          <w:rFonts w:ascii="Segoe UI" w:hAnsi="Segoe UI" w:cs="Segoe UI"/>
          <w:sz w:val="21"/>
          <w:szCs w:val="21"/>
          <w:shd w:val="clear" w:color="auto" w:fill="F3F2F0"/>
        </w:rPr>
        <w:t>Relevance</w:t>
      </w:r>
      <w:proofErr w:type="spellEnd"/>
      <w:r>
        <w:rPr>
          <w:rFonts w:ascii="Segoe UI" w:hAnsi="Segoe UI" w:cs="Segoe UI"/>
          <w:sz w:val="21"/>
          <w:szCs w:val="21"/>
          <w:shd w:val="clear" w:color="auto" w:fill="F3F2F0"/>
        </w:rPr>
        <w:t xml:space="preserve"> = </w:t>
      </w:r>
      <w:proofErr w:type="spellStart"/>
      <w:r>
        <w:rPr>
          <w:rFonts w:ascii="Segoe UI" w:hAnsi="Segoe UI" w:cs="Segoe UI"/>
          <w:sz w:val="21"/>
          <w:szCs w:val="21"/>
          <w:shd w:val="clear" w:color="auto" w:fill="F3F2F0"/>
        </w:rPr>
        <w:t>reply</w:t>
      </w:r>
      <w:proofErr w:type="spellEnd"/>
      <w:r>
        <w:rPr>
          <w:rFonts w:ascii="Segoe UI" w:hAnsi="Segoe UI" w:cs="Segoe UI"/>
          <w:sz w:val="21"/>
          <w:szCs w:val="21"/>
          <w:shd w:val="clear" w:color="auto" w:fill="F3F2F0"/>
        </w:rPr>
        <w:t xml:space="preserve"> rate. Run </w:t>
      </w:r>
      <w:proofErr w:type="spellStart"/>
      <w:r>
        <w:rPr>
          <w:rFonts w:ascii="Segoe UI" w:hAnsi="Segoe UI" w:cs="Segoe UI"/>
          <w:sz w:val="21"/>
          <w:szCs w:val="21"/>
          <w:shd w:val="clear" w:color="auto" w:fill="F3F2F0"/>
        </w:rPr>
        <w:t>these</w:t>
      </w:r>
      <w:proofErr w:type="spellEnd"/>
      <w:r>
        <w:rPr>
          <w:rFonts w:ascii="Segoe UI" w:hAnsi="Segoe UI" w:cs="Segoe UI"/>
          <w:sz w:val="21"/>
          <w:szCs w:val="21"/>
          <w:shd w:val="clear" w:color="auto" w:fill="F3F2F0"/>
        </w:rPr>
        <w:t xml:space="preserve"> 4 </w:t>
      </w:r>
      <w:proofErr w:type="spellStart"/>
      <w:r>
        <w:rPr>
          <w:rFonts w:ascii="Segoe UI" w:hAnsi="Segoe UI" w:cs="Segoe UI"/>
          <w:sz w:val="21"/>
          <w:szCs w:val="21"/>
          <w:shd w:val="clear" w:color="auto" w:fill="F3F2F0"/>
        </w:rPr>
        <w:t>with</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right</w:t>
      </w:r>
      <w:proofErr w:type="spellEnd"/>
      <w:r>
        <w:rPr>
          <w:rFonts w:ascii="Segoe UI" w:hAnsi="Segoe UI" w:cs="Segoe UI"/>
          <w:sz w:val="21"/>
          <w:szCs w:val="21"/>
          <w:shd w:val="clear" w:color="auto" w:fill="F3F2F0"/>
        </w:rPr>
        <w:t xml:space="preserve"> tone and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inbox</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starts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change</w:t>
      </w:r>
      <w:proofErr w:type="spellEnd"/>
      <w:r>
        <w:rPr>
          <w:rFonts w:ascii="Segoe UI" w:hAnsi="Segoe UI" w:cs="Segoe UI"/>
          <w:sz w:val="21"/>
          <w:szCs w:val="21"/>
          <w:shd w:val="clear" w:color="auto" w:fill="F3F2F0"/>
        </w:rPr>
        <w:t>.</w:t>
      </w:r>
    </w:p>
    <w:p w14:paraId="471B51E6" w14:textId="7E21C50F" w:rsidR="002B0D2D" w:rsidRDefault="002B0D2D" w:rsidP="004318F0">
      <w:pPr>
        <w:tabs>
          <w:tab w:val="left" w:pos="1740"/>
        </w:tabs>
        <w:rPr>
          <w:rFonts w:ascii="Segoe UI" w:hAnsi="Segoe UI" w:cs="Segoe UI"/>
          <w:sz w:val="21"/>
          <w:szCs w:val="21"/>
          <w:shd w:val="clear" w:color="auto" w:fill="F3F2F0"/>
        </w:rPr>
      </w:pPr>
    </w:p>
    <w:p w14:paraId="72AF0FBD" w14:textId="77777777" w:rsidR="002B0D2D" w:rsidRPr="002B0D2D" w:rsidRDefault="002B0D2D" w:rsidP="002B0D2D">
      <w:pPr>
        <w:tabs>
          <w:tab w:val="left" w:pos="1740"/>
        </w:tabs>
        <w:rPr>
          <w:lang w:val="en-US"/>
        </w:rPr>
      </w:pPr>
      <w:r w:rsidRPr="002B0D2D">
        <w:rPr>
          <w:lang w:val="en-US"/>
        </w:rPr>
        <w:t>View profile for Aaron Reeves</w:t>
      </w:r>
    </w:p>
    <w:p w14:paraId="40FBC962" w14:textId="77777777" w:rsidR="002B0D2D" w:rsidRPr="002B0D2D" w:rsidRDefault="002B0D2D" w:rsidP="002B0D2D">
      <w:pPr>
        <w:tabs>
          <w:tab w:val="left" w:pos="1740"/>
        </w:tabs>
        <w:rPr>
          <w:lang w:val="en-US"/>
        </w:rPr>
      </w:pPr>
      <w:r w:rsidRPr="002B0D2D">
        <w:rPr>
          <w:lang w:val="en-US"/>
        </w:rPr>
        <w:t>Aaron Reeves</w:t>
      </w:r>
    </w:p>
    <w:p w14:paraId="16699B08" w14:textId="77777777" w:rsidR="002B0D2D" w:rsidRPr="002B0D2D" w:rsidRDefault="002B0D2D" w:rsidP="002B0D2D">
      <w:pPr>
        <w:tabs>
          <w:tab w:val="left" w:pos="1740"/>
        </w:tabs>
        <w:rPr>
          <w:lang w:val="en-US"/>
        </w:rPr>
      </w:pPr>
      <w:r w:rsidRPr="002B0D2D">
        <w:rPr>
          <w:lang w:val="en-US"/>
        </w:rPr>
        <w:t>I help tech sales SDRs &amp; AEs book 10+ meetings every month through cold outbound using a proven system | Founder Outbound OS</w:t>
      </w:r>
    </w:p>
    <w:p w14:paraId="6C6D40FE" w14:textId="77777777" w:rsidR="002B0D2D" w:rsidRPr="002B0D2D" w:rsidRDefault="002B0D2D" w:rsidP="002B0D2D">
      <w:pPr>
        <w:tabs>
          <w:tab w:val="left" w:pos="1740"/>
        </w:tabs>
        <w:rPr>
          <w:lang w:val="en-US"/>
        </w:rPr>
      </w:pPr>
    </w:p>
    <w:p w14:paraId="36634E3B" w14:textId="77777777" w:rsidR="002B0D2D" w:rsidRPr="002B0D2D" w:rsidRDefault="002B0D2D" w:rsidP="002B0D2D">
      <w:pPr>
        <w:tabs>
          <w:tab w:val="left" w:pos="1740"/>
        </w:tabs>
        <w:rPr>
          <w:lang w:val="en-US"/>
        </w:rPr>
      </w:pPr>
      <w:r w:rsidRPr="002B0D2D">
        <w:rPr>
          <w:lang w:val="en-US"/>
        </w:rPr>
        <w:t>1w</w:t>
      </w:r>
    </w:p>
    <w:p w14:paraId="1ABCEDF3" w14:textId="77777777" w:rsidR="002B0D2D" w:rsidRPr="002B0D2D" w:rsidRDefault="002B0D2D" w:rsidP="002B0D2D">
      <w:pPr>
        <w:tabs>
          <w:tab w:val="left" w:pos="1740"/>
        </w:tabs>
        <w:rPr>
          <w:lang w:val="en-US"/>
        </w:rPr>
      </w:pPr>
    </w:p>
    <w:p w14:paraId="5D0145D0" w14:textId="77777777" w:rsidR="002B0D2D" w:rsidRPr="002B0D2D" w:rsidRDefault="002B0D2D" w:rsidP="002B0D2D">
      <w:pPr>
        <w:tabs>
          <w:tab w:val="left" w:pos="1740"/>
        </w:tabs>
        <w:rPr>
          <w:lang w:val="en-US"/>
        </w:rPr>
      </w:pPr>
      <w:r w:rsidRPr="002B0D2D">
        <w:rPr>
          <w:lang w:val="en-US"/>
        </w:rPr>
        <w:t>The 4 best CTAs to boost cold email replies</w:t>
      </w:r>
    </w:p>
    <w:p w14:paraId="14E021CB" w14:textId="77777777" w:rsidR="002B0D2D" w:rsidRPr="002B0D2D" w:rsidRDefault="002B0D2D" w:rsidP="002B0D2D">
      <w:pPr>
        <w:tabs>
          <w:tab w:val="left" w:pos="1740"/>
        </w:tabs>
        <w:rPr>
          <w:lang w:val="en-US"/>
        </w:rPr>
      </w:pPr>
    </w:p>
    <w:p w14:paraId="757D2B6E" w14:textId="77777777" w:rsidR="002B0D2D" w:rsidRPr="002B0D2D" w:rsidRDefault="002B0D2D" w:rsidP="002B0D2D">
      <w:pPr>
        <w:tabs>
          <w:tab w:val="left" w:pos="1740"/>
        </w:tabs>
        <w:rPr>
          <w:lang w:val="en-US"/>
        </w:rPr>
      </w:pPr>
      <w:r w:rsidRPr="002B0D2D">
        <w:rPr>
          <w:lang w:val="en-US"/>
        </w:rPr>
        <w:t>(Boosted reply rates from 3% to 11%)</w:t>
      </w:r>
    </w:p>
    <w:p w14:paraId="5DF80E20" w14:textId="77777777" w:rsidR="002B0D2D" w:rsidRPr="002B0D2D" w:rsidRDefault="002B0D2D" w:rsidP="002B0D2D">
      <w:pPr>
        <w:tabs>
          <w:tab w:val="left" w:pos="1740"/>
        </w:tabs>
        <w:rPr>
          <w:lang w:val="en-US"/>
        </w:rPr>
      </w:pPr>
    </w:p>
    <w:p w14:paraId="1042C283" w14:textId="77777777" w:rsidR="002B0D2D" w:rsidRPr="002B0D2D" w:rsidRDefault="002B0D2D" w:rsidP="002B0D2D">
      <w:pPr>
        <w:tabs>
          <w:tab w:val="left" w:pos="1740"/>
        </w:tabs>
        <w:rPr>
          <w:lang w:val="en-US"/>
        </w:rPr>
      </w:pPr>
      <w:r w:rsidRPr="002B0D2D">
        <w:rPr>
          <w:lang w:val="en-US"/>
        </w:rPr>
        <w:t>Your CTA can make or break your email.</w:t>
      </w:r>
    </w:p>
    <w:p w14:paraId="6C2CC9BE" w14:textId="77777777" w:rsidR="002B0D2D" w:rsidRPr="002B0D2D" w:rsidRDefault="002B0D2D" w:rsidP="002B0D2D">
      <w:pPr>
        <w:tabs>
          <w:tab w:val="left" w:pos="1740"/>
        </w:tabs>
        <w:rPr>
          <w:lang w:val="en-US"/>
        </w:rPr>
      </w:pPr>
    </w:p>
    <w:p w14:paraId="0D447A08" w14:textId="77777777" w:rsidR="002B0D2D" w:rsidRPr="002B0D2D" w:rsidRDefault="002B0D2D" w:rsidP="002B0D2D">
      <w:pPr>
        <w:tabs>
          <w:tab w:val="left" w:pos="1740"/>
        </w:tabs>
        <w:rPr>
          <w:lang w:val="en-US"/>
        </w:rPr>
      </w:pPr>
      <w:r w:rsidRPr="002B0D2D">
        <w:rPr>
          <w:lang w:val="en-US"/>
        </w:rPr>
        <w:t>- Too vague and you get ignored.</w:t>
      </w:r>
    </w:p>
    <w:p w14:paraId="170A5010" w14:textId="77777777" w:rsidR="002B0D2D" w:rsidRPr="002B0D2D" w:rsidRDefault="002B0D2D" w:rsidP="002B0D2D">
      <w:pPr>
        <w:tabs>
          <w:tab w:val="left" w:pos="1740"/>
        </w:tabs>
        <w:rPr>
          <w:lang w:val="en-US"/>
        </w:rPr>
      </w:pPr>
      <w:r w:rsidRPr="002B0D2D">
        <w:rPr>
          <w:lang w:val="en-US"/>
        </w:rPr>
        <w:t>- Too pushy and you get ignored.</w:t>
      </w:r>
    </w:p>
    <w:p w14:paraId="01AE3069" w14:textId="77777777" w:rsidR="002B0D2D" w:rsidRPr="002B0D2D" w:rsidRDefault="002B0D2D" w:rsidP="002B0D2D">
      <w:pPr>
        <w:tabs>
          <w:tab w:val="left" w:pos="1740"/>
        </w:tabs>
        <w:rPr>
          <w:lang w:val="en-US"/>
        </w:rPr>
      </w:pPr>
    </w:p>
    <w:p w14:paraId="1283E146" w14:textId="77777777" w:rsidR="002B0D2D" w:rsidRPr="002B0D2D" w:rsidRDefault="002B0D2D" w:rsidP="002B0D2D">
      <w:pPr>
        <w:tabs>
          <w:tab w:val="left" w:pos="1740"/>
        </w:tabs>
        <w:rPr>
          <w:lang w:val="en-US"/>
        </w:rPr>
      </w:pPr>
      <w:r w:rsidRPr="002B0D2D">
        <w:rPr>
          <w:lang w:val="en-US"/>
        </w:rPr>
        <w:lastRenderedPageBreak/>
        <w:t>You need the goldilocks zone, just right</w:t>
      </w:r>
    </w:p>
    <w:p w14:paraId="6865E597" w14:textId="77777777" w:rsidR="002B0D2D" w:rsidRPr="002B0D2D" w:rsidRDefault="002B0D2D" w:rsidP="002B0D2D">
      <w:pPr>
        <w:tabs>
          <w:tab w:val="left" w:pos="1740"/>
        </w:tabs>
        <w:rPr>
          <w:lang w:val="en-US"/>
        </w:rPr>
      </w:pPr>
    </w:p>
    <w:p w14:paraId="2825B450" w14:textId="77777777" w:rsidR="002B0D2D" w:rsidRPr="002B0D2D" w:rsidRDefault="002B0D2D" w:rsidP="002B0D2D">
      <w:pPr>
        <w:tabs>
          <w:tab w:val="left" w:pos="1740"/>
        </w:tabs>
        <w:rPr>
          <w:lang w:val="en-US"/>
        </w:rPr>
      </w:pPr>
      <w:r w:rsidRPr="002B0D2D">
        <w:rPr>
          <w:lang w:val="en-US"/>
        </w:rPr>
        <w:t>So here are 4 CTAs I’ve tested that consistently outperform the rest:</w:t>
      </w:r>
    </w:p>
    <w:p w14:paraId="49832E77" w14:textId="77777777" w:rsidR="002B0D2D" w:rsidRPr="002B0D2D" w:rsidRDefault="002B0D2D" w:rsidP="002B0D2D">
      <w:pPr>
        <w:tabs>
          <w:tab w:val="left" w:pos="1740"/>
        </w:tabs>
        <w:rPr>
          <w:lang w:val="en-US"/>
        </w:rPr>
      </w:pPr>
    </w:p>
    <w:p w14:paraId="489A570F" w14:textId="77777777" w:rsidR="002B0D2D" w:rsidRPr="002B0D2D" w:rsidRDefault="002B0D2D" w:rsidP="002B0D2D">
      <w:pPr>
        <w:tabs>
          <w:tab w:val="left" w:pos="1740"/>
        </w:tabs>
        <w:rPr>
          <w:lang w:val="en-US"/>
        </w:rPr>
      </w:pPr>
    </w:p>
    <w:p w14:paraId="640AAD65" w14:textId="77777777" w:rsidR="002B0D2D" w:rsidRPr="002B0D2D" w:rsidRDefault="002B0D2D" w:rsidP="002B0D2D">
      <w:pPr>
        <w:tabs>
          <w:tab w:val="left" w:pos="1740"/>
        </w:tabs>
        <w:rPr>
          <w:lang w:val="en-US"/>
        </w:rPr>
      </w:pPr>
      <w:r w:rsidRPr="002B0D2D">
        <w:rPr>
          <w:lang w:val="en-US"/>
        </w:rPr>
        <w:t>1. The Lead Magnet CTA</w:t>
      </w:r>
    </w:p>
    <w:p w14:paraId="08AAD875" w14:textId="77777777" w:rsidR="002B0D2D" w:rsidRPr="002B0D2D" w:rsidRDefault="002B0D2D" w:rsidP="002B0D2D">
      <w:pPr>
        <w:tabs>
          <w:tab w:val="left" w:pos="1740"/>
        </w:tabs>
        <w:rPr>
          <w:lang w:val="en-US"/>
        </w:rPr>
      </w:pPr>
    </w:p>
    <w:p w14:paraId="1D3EAF09" w14:textId="77777777" w:rsidR="002B0D2D" w:rsidRPr="002B0D2D" w:rsidRDefault="002B0D2D" w:rsidP="002B0D2D">
      <w:pPr>
        <w:tabs>
          <w:tab w:val="left" w:pos="1740"/>
        </w:tabs>
        <w:rPr>
          <w:lang w:val="en-US"/>
        </w:rPr>
      </w:pPr>
      <w:r w:rsidRPr="002B0D2D">
        <w:rPr>
          <w:lang w:val="en-US"/>
        </w:rPr>
        <w:t xml:space="preserve">This is giving a valuable resource </w:t>
      </w:r>
      <w:proofErr w:type="spellStart"/>
      <w:r w:rsidRPr="002B0D2D">
        <w:rPr>
          <w:lang w:val="en-US"/>
        </w:rPr>
        <w:t>wiht</w:t>
      </w:r>
      <w:proofErr w:type="spellEnd"/>
      <w:r w:rsidRPr="002B0D2D">
        <w:rPr>
          <w:lang w:val="en-US"/>
        </w:rPr>
        <w:t xml:space="preserve"> no ask.</w:t>
      </w:r>
    </w:p>
    <w:p w14:paraId="08CDBE65" w14:textId="77777777" w:rsidR="002B0D2D" w:rsidRPr="002B0D2D" w:rsidRDefault="002B0D2D" w:rsidP="002B0D2D">
      <w:pPr>
        <w:tabs>
          <w:tab w:val="left" w:pos="1740"/>
        </w:tabs>
        <w:rPr>
          <w:lang w:val="en-US"/>
        </w:rPr>
      </w:pPr>
    </w:p>
    <w:p w14:paraId="580DDF2A" w14:textId="77777777" w:rsidR="002B0D2D" w:rsidRPr="002B0D2D" w:rsidRDefault="002B0D2D" w:rsidP="002B0D2D">
      <w:pPr>
        <w:tabs>
          <w:tab w:val="left" w:pos="1740"/>
        </w:tabs>
        <w:rPr>
          <w:lang w:val="en-US"/>
        </w:rPr>
      </w:pPr>
      <w:r w:rsidRPr="002B0D2D">
        <w:rPr>
          <w:lang w:val="en-US"/>
        </w:rPr>
        <w:t>You want to make it a no brainer to say yes, what could you give to help them</w:t>
      </w:r>
    </w:p>
    <w:p w14:paraId="27372A1F" w14:textId="77777777" w:rsidR="002B0D2D" w:rsidRPr="002B0D2D" w:rsidRDefault="002B0D2D" w:rsidP="002B0D2D">
      <w:pPr>
        <w:tabs>
          <w:tab w:val="left" w:pos="1740"/>
        </w:tabs>
        <w:rPr>
          <w:lang w:val="en-US"/>
        </w:rPr>
      </w:pPr>
    </w:p>
    <w:p w14:paraId="0A57B544" w14:textId="77777777" w:rsidR="002B0D2D" w:rsidRPr="002B0D2D" w:rsidRDefault="002B0D2D" w:rsidP="002B0D2D">
      <w:pPr>
        <w:tabs>
          <w:tab w:val="left" w:pos="1740"/>
        </w:tabs>
        <w:rPr>
          <w:lang w:val="en-US"/>
        </w:rPr>
      </w:pPr>
      <w:r w:rsidRPr="002B0D2D">
        <w:rPr>
          <w:lang w:val="en-US"/>
        </w:rPr>
        <w:t xml:space="preserve">Make sure the </w:t>
      </w:r>
      <w:proofErr w:type="spellStart"/>
      <w:r w:rsidRPr="002B0D2D">
        <w:rPr>
          <w:lang w:val="en-US"/>
        </w:rPr>
        <w:t>resoruce</w:t>
      </w:r>
      <w:proofErr w:type="spellEnd"/>
      <w:r w:rsidRPr="002B0D2D">
        <w:rPr>
          <w:lang w:val="en-US"/>
        </w:rPr>
        <w:t xml:space="preserve"> is related to the context / pains in your email</w:t>
      </w:r>
    </w:p>
    <w:p w14:paraId="61D1A88D" w14:textId="77777777" w:rsidR="002B0D2D" w:rsidRPr="002B0D2D" w:rsidRDefault="002B0D2D" w:rsidP="002B0D2D">
      <w:pPr>
        <w:tabs>
          <w:tab w:val="left" w:pos="1740"/>
        </w:tabs>
        <w:rPr>
          <w:lang w:val="en-US"/>
        </w:rPr>
      </w:pPr>
    </w:p>
    <w:p w14:paraId="433C0190" w14:textId="77777777" w:rsidR="002B0D2D" w:rsidRPr="002B0D2D" w:rsidRDefault="002B0D2D" w:rsidP="002B0D2D">
      <w:pPr>
        <w:tabs>
          <w:tab w:val="left" w:pos="1740"/>
        </w:tabs>
        <w:rPr>
          <w:lang w:val="en-US"/>
        </w:rPr>
      </w:pPr>
      <w:r w:rsidRPr="002B0D2D">
        <w:rPr>
          <w:lang w:val="en-US"/>
        </w:rPr>
        <w:t>Structure + Example:</w:t>
      </w:r>
    </w:p>
    <w:p w14:paraId="7014D111" w14:textId="77777777" w:rsidR="002B0D2D" w:rsidRPr="002B0D2D" w:rsidRDefault="002B0D2D" w:rsidP="002B0D2D">
      <w:pPr>
        <w:tabs>
          <w:tab w:val="left" w:pos="1740"/>
        </w:tabs>
        <w:rPr>
          <w:lang w:val="en-US"/>
        </w:rPr>
      </w:pPr>
    </w:p>
    <w:p w14:paraId="69A57E9F" w14:textId="77777777" w:rsidR="002B0D2D" w:rsidRPr="002B0D2D" w:rsidRDefault="002B0D2D" w:rsidP="002B0D2D">
      <w:pPr>
        <w:tabs>
          <w:tab w:val="left" w:pos="1740"/>
        </w:tabs>
        <w:rPr>
          <w:lang w:val="en-US"/>
        </w:rPr>
      </w:pPr>
      <w:r w:rsidRPr="002B0D2D">
        <w:rPr>
          <w:lang w:val="en-US"/>
        </w:rPr>
        <w:t>We made a {resource} on {topic}, want me to send it over?</w:t>
      </w:r>
    </w:p>
    <w:p w14:paraId="0CF786F0" w14:textId="77777777" w:rsidR="002B0D2D" w:rsidRPr="002B0D2D" w:rsidRDefault="002B0D2D" w:rsidP="002B0D2D">
      <w:pPr>
        <w:tabs>
          <w:tab w:val="left" w:pos="1740"/>
        </w:tabs>
        <w:rPr>
          <w:lang w:val="en-US"/>
        </w:rPr>
      </w:pPr>
      <w:r w:rsidRPr="002B0D2D">
        <w:rPr>
          <w:lang w:val="en-US"/>
        </w:rPr>
        <w:t>We made a doc on our top 5 emails that got 10% reply rates, want me to send it over?</w:t>
      </w:r>
    </w:p>
    <w:p w14:paraId="0F004B41" w14:textId="77777777" w:rsidR="002B0D2D" w:rsidRPr="002B0D2D" w:rsidRDefault="002B0D2D" w:rsidP="002B0D2D">
      <w:pPr>
        <w:tabs>
          <w:tab w:val="left" w:pos="1740"/>
        </w:tabs>
        <w:rPr>
          <w:lang w:val="en-US"/>
        </w:rPr>
      </w:pPr>
    </w:p>
    <w:p w14:paraId="1953BA95" w14:textId="77777777" w:rsidR="002B0D2D" w:rsidRPr="002B0D2D" w:rsidRDefault="002B0D2D" w:rsidP="002B0D2D">
      <w:pPr>
        <w:tabs>
          <w:tab w:val="left" w:pos="1740"/>
        </w:tabs>
        <w:rPr>
          <w:lang w:val="en-US"/>
        </w:rPr>
      </w:pPr>
      <w:r w:rsidRPr="002B0D2D">
        <w:rPr>
          <w:lang w:val="en-US"/>
        </w:rPr>
        <w:t>Why it works:</w:t>
      </w:r>
    </w:p>
    <w:p w14:paraId="3C29A1EC" w14:textId="77777777" w:rsidR="002B0D2D" w:rsidRPr="002B0D2D" w:rsidRDefault="002B0D2D" w:rsidP="002B0D2D">
      <w:pPr>
        <w:tabs>
          <w:tab w:val="left" w:pos="1740"/>
        </w:tabs>
        <w:rPr>
          <w:lang w:val="en-US"/>
        </w:rPr>
      </w:pPr>
    </w:p>
    <w:p w14:paraId="2435B2A1" w14:textId="77777777" w:rsidR="002B0D2D" w:rsidRPr="002B0D2D" w:rsidRDefault="002B0D2D" w:rsidP="002B0D2D">
      <w:pPr>
        <w:tabs>
          <w:tab w:val="left" w:pos="1740"/>
        </w:tabs>
        <w:rPr>
          <w:lang w:val="en-US"/>
        </w:rPr>
      </w:pPr>
      <w:r w:rsidRPr="002B0D2D">
        <w:rPr>
          <w:lang w:val="en-US"/>
        </w:rPr>
        <w:t>You are making their life easier, why would they say no?!</w:t>
      </w:r>
    </w:p>
    <w:p w14:paraId="3B128070" w14:textId="77777777" w:rsidR="002B0D2D" w:rsidRPr="002B0D2D" w:rsidRDefault="002B0D2D" w:rsidP="002B0D2D">
      <w:pPr>
        <w:tabs>
          <w:tab w:val="left" w:pos="1740"/>
        </w:tabs>
        <w:rPr>
          <w:lang w:val="en-US"/>
        </w:rPr>
      </w:pPr>
    </w:p>
    <w:p w14:paraId="4FD61A22" w14:textId="77777777" w:rsidR="002B0D2D" w:rsidRPr="002B0D2D" w:rsidRDefault="002B0D2D" w:rsidP="002B0D2D">
      <w:pPr>
        <w:tabs>
          <w:tab w:val="left" w:pos="1740"/>
        </w:tabs>
        <w:rPr>
          <w:lang w:val="en-US"/>
        </w:rPr>
      </w:pPr>
    </w:p>
    <w:p w14:paraId="63B57533" w14:textId="77777777" w:rsidR="002B0D2D" w:rsidRPr="002B0D2D" w:rsidRDefault="002B0D2D" w:rsidP="002B0D2D">
      <w:pPr>
        <w:tabs>
          <w:tab w:val="left" w:pos="1740"/>
        </w:tabs>
        <w:rPr>
          <w:lang w:val="en-US"/>
        </w:rPr>
      </w:pPr>
      <w:r w:rsidRPr="002B0D2D">
        <w:rPr>
          <w:lang w:val="en-US"/>
        </w:rPr>
        <w:t>2. The Soft Call CTA</w:t>
      </w:r>
    </w:p>
    <w:p w14:paraId="435E001E" w14:textId="77777777" w:rsidR="002B0D2D" w:rsidRPr="002B0D2D" w:rsidRDefault="002B0D2D" w:rsidP="002B0D2D">
      <w:pPr>
        <w:tabs>
          <w:tab w:val="left" w:pos="1740"/>
        </w:tabs>
        <w:rPr>
          <w:lang w:val="en-US"/>
        </w:rPr>
      </w:pPr>
    </w:p>
    <w:p w14:paraId="08374988" w14:textId="77777777" w:rsidR="002B0D2D" w:rsidRPr="002B0D2D" w:rsidRDefault="002B0D2D" w:rsidP="002B0D2D">
      <w:pPr>
        <w:tabs>
          <w:tab w:val="left" w:pos="1740"/>
        </w:tabs>
        <w:rPr>
          <w:lang w:val="en-US"/>
        </w:rPr>
      </w:pPr>
      <w:r w:rsidRPr="002B0D2D">
        <w:rPr>
          <w:lang w:val="en-US"/>
        </w:rPr>
        <w:t>This is a classic and it still works for a reason.</w:t>
      </w:r>
    </w:p>
    <w:p w14:paraId="4C0C9696" w14:textId="77777777" w:rsidR="002B0D2D" w:rsidRPr="002B0D2D" w:rsidRDefault="002B0D2D" w:rsidP="002B0D2D">
      <w:pPr>
        <w:tabs>
          <w:tab w:val="left" w:pos="1740"/>
        </w:tabs>
        <w:rPr>
          <w:lang w:val="en-US"/>
        </w:rPr>
      </w:pPr>
    </w:p>
    <w:p w14:paraId="19F9CA77" w14:textId="77777777" w:rsidR="002B0D2D" w:rsidRPr="002B0D2D" w:rsidRDefault="002B0D2D" w:rsidP="002B0D2D">
      <w:pPr>
        <w:tabs>
          <w:tab w:val="left" w:pos="1740"/>
        </w:tabs>
        <w:rPr>
          <w:lang w:val="en-US"/>
        </w:rPr>
      </w:pPr>
      <w:r w:rsidRPr="002B0D2D">
        <w:rPr>
          <w:lang w:val="en-US"/>
        </w:rPr>
        <w:t>You are not begging for time, or sending a link to a demo, you’re starting the conversation.</w:t>
      </w:r>
    </w:p>
    <w:p w14:paraId="1ED90622" w14:textId="77777777" w:rsidR="002B0D2D" w:rsidRPr="002B0D2D" w:rsidRDefault="002B0D2D" w:rsidP="002B0D2D">
      <w:pPr>
        <w:tabs>
          <w:tab w:val="left" w:pos="1740"/>
        </w:tabs>
        <w:rPr>
          <w:lang w:val="en-US"/>
        </w:rPr>
      </w:pPr>
    </w:p>
    <w:p w14:paraId="06CD0419" w14:textId="77777777" w:rsidR="002B0D2D" w:rsidRPr="002B0D2D" w:rsidRDefault="002B0D2D" w:rsidP="002B0D2D">
      <w:pPr>
        <w:tabs>
          <w:tab w:val="left" w:pos="1740"/>
        </w:tabs>
        <w:rPr>
          <w:lang w:val="en-US"/>
        </w:rPr>
      </w:pPr>
      <w:r w:rsidRPr="002B0D2D">
        <w:rPr>
          <w:lang w:val="en-US"/>
        </w:rPr>
        <w:t xml:space="preserve">The lower the </w:t>
      </w:r>
      <w:proofErr w:type="spellStart"/>
      <w:r w:rsidRPr="002B0D2D">
        <w:rPr>
          <w:lang w:val="en-US"/>
        </w:rPr>
        <w:t>friciton</w:t>
      </w:r>
      <w:proofErr w:type="spellEnd"/>
      <w:r w:rsidRPr="002B0D2D">
        <w:rPr>
          <w:lang w:val="en-US"/>
        </w:rPr>
        <w:t xml:space="preserve"> of the ask, the higher % chance they respond. </w:t>
      </w:r>
      <w:proofErr w:type="spellStart"/>
      <w:r w:rsidRPr="002B0D2D">
        <w:rPr>
          <w:lang w:val="en-US"/>
        </w:rPr>
        <w:t>Mke</w:t>
      </w:r>
      <w:proofErr w:type="spellEnd"/>
      <w:r w:rsidRPr="002B0D2D">
        <w:rPr>
          <w:lang w:val="en-US"/>
        </w:rPr>
        <w:t xml:space="preserve"> it effortless.</w:t>
      </w:r>
    </w:p>
    <w:p w14:paraId="0222D9F9" w14:textId="77777777" w:rsidR="002B0D2D" w:rsidRPr="002B0D2D" w:rsidRDefault="002B0D2D" w:rsidP="002B0D2D">
      <w:pPr>
        <w:tabs>
          <w:tab w:val="left" w:pos="1740"/>
        </w:tabs>
        <w:rPr>
          <w:lang w:val="en-US"/>
        </w:rPr>
      </w:pPr>
    </w:p>
    <w:p w14:paraId="0E10E35A" w14:textId="77777777" w:rsidR="002B0D2D" w:rsidRPr="002B0D2D" w:rsidRDefault="002B0D2D" w:rsidP="002B0D2D">
      <w:pPr>
        <w:tabs>
          <w:tab w:val="left" w:pos="1740"/>
        </w:tabs>
        <w:rPr>
          <w:lang w:val="en-US"/>
        </w:rPr>
      </w:pPr>
      <w:r w:rsidRPr="002B0D2D">
        <w:rPr>
          <w:lang w:val="en-US"/>
        </w:rPr>
        <w:lastRenderedPageBreak/>
        <w:t>Structure + Example:</w:t>
      </w:r>
    </w:p>
    <w:p w14:paraId="38EEA886" w14:textId="77777777" w:rsidR="002B0D2D" w:rsidRPr="002B0D2D" w:rsidRDefault="002B0D2D" w:rsidP="002B0D2D">
      <w:pPr>
        <w:tabs>
          <w:tab w:val="left" w:pos="1740"/>
        </w:tabs>
        <w:rPr>
          <w:lang w:val="en-US"/>
        </w:rPr>
      </w:pPr>
    </w:p>
    <w:p w14:paraId="36C3E955" w14:textId="77777777" w:rsidR="002B0D2D" w:rsidRPr="002B0D2D" w:rsidRDefault="002B0D2D" w:rsidP="002B0D2D">
      <w:pPr>
        <w:tabs>
          <w:tab w:val="left" w:pos="1740"/>
        </w:tabs>
        <w:rPr>
          <w:lang w:val="en-US"/>
        </w:rPr>
      </w:pPr>
      <w:r w:rsidRPr="002B0D2D">
        <w:rPr>
          <w:lang w:val="en-US"/>
        </w:rPr>
        <w:t>Think this could help your team?</w:t>
      </w:r>
    </w:p>
    <w:p w14:paraId="14DB34C1" w14:textId="77777777" w:rsidR="002B0D2D" w:rsidRPr="002B0D2D" w:rsidRDefault="002B0D2D" w:rsidP="002B0D2D">
      <w:pPr>
        <w:tabs>
          <w:tab w:val="left" w:pos="1740"/>
        </w:tabs>
        <w:rPr>
          <w:lang w:val="en-US"/>
        </w:rPr>
      </w:pPr>
      <w:r w:rsidRPr="002B0D2D">
        <w:rPr>
          <w:lang w:val="en-US"/>
        </w:rPr>
        <w:t>Worth a chat?</w:t>
      </w:r>
    </w:p>
    <w:p w14:paraId="38837F8B" w14:textId="77777777" w:rsidR="002B0D2D" w:rsidRPr="002B0D2D" w:rsidRDefault="002B0D2D" w:rsidP="002B0D2D">
      <w:pPr>
        <w:tabs>
          <w:tab w:val="left" w:pos="1740"/>
        </w:tabs>
        <w:rPr>
          <w:lang w:val="en-US"/>
        </w:rPr>
      </w:pPr>
    </w:p>
    <w:p w14:paraId="27C0D083" w14:textId="77777777" w:rsidR="002B0D2D" w:rsidRPr="002B0D2D" w:rsidRDefault="002B0D2D" w:rsidP="002B0D2D">
      <w:pPr>
        <w:tabs>
          <w:tab w:val="left" w:pos="1740"/>
        </w:tabs>
        <w:rPr>
          <w:lang w:val="en-US"/>
        </w:rPr>
      </w:pPr>
      <w:r w:rsidRPr="002B0D2D">
        <w:rPr>
          <w:lang w:val="en-US"/>
        </w:rPr>
        <w:t>Why it works:</w:t>
      </w:r>
    </w:p>
    <w:p w14:paraId="2B0C0357" w14:textId="77777777" w:rsidR="002B0D2D" w:rsidRPr="002B0D2D" w:rsidRDefault="002B0D2D" w:rsidP="002B0D2D">
      <w:pPr>
        <w:tabs>
          <w:tab w:val="left" w:pos="1740"/>
        </w:tabs>
        <w:rPr>
          <w:lang w:val="en-US"/>
        </w:rPr>
      </w:pPr>
    </w:p>
    <w:p w14:paraId="06E8DA9B" w14:textId="77777777" w:rsidR="002B0D2D" w:rsidRPr="002B0D2D" w:rsidRDefault="002B0D2D" w:rsidP="002B0D2D">
      <w:pPr>
        <w:tabs>
          <w:tab w:val="left" w:pos="1740"/>
        </w:tabs>
        <w:rPr>
          <w:lang w:val="en-US"/>
        </w:rPr>
      </w:pPr>
      <w:r w:rsidRPr="002B0D2D">
        <w:rPr>
          <w:lang w:val="en-US"/>
        </w:rPr>
        <w:t xml:space="preserve">It is easy for the prospect to say yes too, we just need the </w:t>
      </w:r>
      <w:proofErr w:type="spellStart"/>
      <w:r w:rsidRPr="002B0D2D">
        <w:rPr>
          <w:lang w:val="en-US"/>
        </w:rPr>
        <w:t>intial</w:t>
      </w:r>
      <w:proofErr w:type="spellEnd"/>
      <w:r w:rsidRPr="002B0D2D">
        <w:rPr>
          <w:lang w:val="en-US"/>
        </w:rPr>
        <w:t xml:space="preserve"> yes.</w:t>
      </w:r>
    </w:p>
    <w:p w14:paraId="2E17100D" w14:textId="77777777" w:rsidR="002B0D2D" w:rsidRPr="002B0D2D" w:rsidRDefault="002B0D2D" w:rsidP="002B0D2D">
      <w:pPr>
        <w:tabs>
          <w:tab w:val="left" w:pos="1740"/>
        </w:tabs>
        <w:rPr>
          <w:lang w:val="en-US"/>
        </w:rPr>
      </w:pPr>
    </w:p>
    <w:p w14:paraId="45CF8EDA" w14:textId="77777777" w:rsidR="002B0D2D" w:rsidRPr="002B0D2D" w:rsidRDefault="002B0D2D" w:rsidP="002B0D2D">
      <w:pPr>
        <w:tabs>
          <w:tab w:val="left" w:pos="1740"/>
        </w:tabs>
        <w:rPr>
          <w:lang w:val="en-US"/>
        </w:rPr>
      </w:pPr>
    </w:p>
    <w:p w14:paraId="46A809A7" w14:textId="77777777" w:rsidR="002B0D2D" w:rsidRPr="002B0D2D" w:rsidRDefault="002B0D2D" w:rsidP="002B0D2D">
      <w:pPr>
        <w:tabs>
          <w:tab w:val="left" w:pos="1740"/>
        </w:tabs>
        <w:rPr>
          <w:lang w:val="en-US"/>
        </w:rPr>
      </w:pPr>
      <w:r w:rsidRPr="002B0D2D">
        <w:rPr>
          <w:lang w:val="en-US"/>
        </w:rPr>
        <w:t>3. The Value-Driven CTA</w:t>
      </w:r>
    </w:p>
    <w:p w14:paraId="378717F2" w14:textId="77777777" w:rsidR="002B0D2D" w:rsidRPr="002B0D2D" w:rsidRDefault="002B0D2D" w:rsidP="002B0D2D">
      <w:pPr>
        <w:tabs>
          <w:tab w:val="left" w:pos="1740"/>
        </w:tabs>
        <w:rPr>
          <w:lang w:val="en-US"/>
        </w:rPr>
      </w:pPr>
    </w:p>
    <w:p w14:paraId="54AE754E" w14:textId="77777777" w:rsidR="002B0D2D" w:rsidRPr="002B0D2D" w:rsidRDefault="002B0D2D" w:rsidP="002B0D2D">
      <w:pPr>
        <w:tabs>
          <w:tab w:val="left" w:pos="1740"/>
        </w:tabs>
        <w:rPr>
          <w:lang w:val="en-US"/>
        </w:rPr>
      </w:pPr>
      <w:r w:rsidRPr="002B0D2D">
        <w:rPr>
          <w:lang w:val="en-US"/>
        </w:rPr>
        <w:t>This is similar to the soft call to action, but we're tying it to getting them a desired result.</w:t>
      </w:r>
    </w:p>
    <w:p w14:paraId="43D71BBC" w14:textId="77777777" w:rsidR="002B0D2D" w:rsidRPr="002B0D2D" w:rsidRDefault="002B0D2D" w:rsidP="002B0D2D">
      <w:pPr>
        <w:tabs>
          <w:tab w:val="left" w:pos="1740"/>
        </w:tabs>
        <w:rPr>
          <w:lang w:val="en-US"/>
        </w:rPr>
      </w:pPr>
    </w:p>
    <w:p w14:paraId="2E4FD271" w14:textId="77777777" w:rsidR="002B0D2D" w:rsidRPr="002B0D2D" w:rsidRDefault="002B0D2D" w:rsidP="002B0D2D">
      <w:pPr>
        <w:tabs>
          <w:tab w:val="left" w:pos="1740"/>
        </w:tabs>
        <w:rPr>
          <w:lang w:val="en-US"/>
        </w:rPr>
      </w:pPr>
      <w:r w:rsidRPr="002B0D2D">
        <w:rPr>
          <w:lang w:val="en-US"/>
        </w:rPr>
        <w:t>The key to this working is really understanding your ICP and knowing the KPIs they care about.</w:t>
      </w:r>
    </w:p>
    <w:p w14:paraId="4748F60B" w14:textId="77777777" w:rsidR="002B0D2D" w:rsidRPr="002B0D2D" w:rsidRDefault="002B0D2D" w:rsidP="002B0D2D">
      <w:pPr>
        <w:tabs>
          <w:tab w:val="left" w:pos="1740"/>
        </w:tabs>
        <w:rPr>
          <w:lang w:val="en-US"/>
        </w:rPr>
      </w:pPr>
    </w:p>
    <w:p w14:paraId="5513D84A" w14:textId="77777777" w:rsidR="002B0D2D" w:rsidRPr="002B0D2D" w:rsidRDefault="002B0D2D" w:rsidP="002B0D2D">
      <w:pPr>
        <w:tabs>
          <w:tab w:val="left" w:pos="1740"/>
        </w:tabs>
        <w:rPr>
          <w:lang w:val="en-US"/>
        </w:rPr>
      </w:pPr>
      <w:r w:rsidRPr="002B0D2D">
        <w:rPr>
          <w:lang w:val="en-US"/>
        </w:rPr>
        <w:t>If you can offer a chance for them to make it easier to hit their numbers, they'll say yes.</w:t>
      </w:r>
    </w:p>
    <w:p w14:paraId="755D75FB" w14:textId="77777777" w:rsidR="002B0D2D" w:rsidRPr="002B0D2D" w:rsidRDefault="002B0D2D" w:rsidP="002B0D2D">
      <w:pPr>
        <w:tabs>
          <w:tab w:val="left" w:pos="1740"/>
        </w:tabs>
        <w:rPr>
          <w:lang w:val="en-US"/>
        </w:rPr>
      </w:pPr>
    </w:p>
    <w:p w14:paraId="1D841BFE" w14:textId="77777777" w:rsidR="002B0D2D" w:rsidRPr="002B0D2D" w:rsidRDefault="002B0D2D" w:rsidP="002B0D2D">
      <w:pPr>
        <w:tabs>
          <w:tab w:val="left" w:pos="1740"/>
        </w:tabs>
        <w:rPr>
          <w:lang w:val="en-US"/>
        </w:rPr>
      </w:pPr>
      <w:r w:rsidRPr="002B0D2D">
        <w:rPr>
          <w:lang w:val="en-US"/>
        </w:rPr>
        <w:t>Structure + Example:</w:t>
      </w:r>
    </w:p>
    <w:p w14:paraId="703291D9" w14:textId="77777777" w:rsidR="002B0D2D" w:rsidRPr="002B0D2D" w:rsidRDefault="002B0D2D" w:rsidP="002B0D2D">
      <w:pPr>
        <w:tabs>
          <w:tab w:val="left" w:pos="1740"/>
        </w:tabs>
        <w:rPr>
          <w:lang w:val="en-US"/>
        </w:rPr>
      </w:pPr>
    </w:p>
    <w:p w14:paraId="5F1222F9" w14:textId="77777777" w:rsidR="002B0D2D" w:rsidRPr="002B0D2D" w:rsidRDefault="002B0D2D" w:rsidP="002B0D2D">
      <w:pPr>
        <w:tabs>
          <w:tab w:val="left" w:pos="1740"/>
        </w:tabs>
        <w:rPr>
          <w:lang w:val="en-US"/>
        </w:rPr>
      </w:pPr>
      <w:r w:rsidRPr="002B0D2D">
        <w:rPr>
          <w:lang w:val="en-US"/>
        </w:rPr>
        <w:t>If we could help you {achieve outcome}, would that be worth a chat?</w:t>
      </w:r>
    </w:p>
    <w:p w14:paraId="55D48F16" w14:textId="77777777" w:rsidR="002B0D2D" w:rsidRPr="002B0D2D" w:rsidRDefault="002B0D2D" w:rsidP="002B0D2D">
      <w:pPr>
        <w:tabs>
          <w:tab w:val="left" w:pos="1740"/>
        </w:tabs>
        <w:rPr>
          <w:lang w:val="en-US"/>
        </w:rPr>
      </w:pPr>
      <w:r w:rsidRPr="002B0D2D">
        <w:rPr>
          <w:lang w:val="en-US"/>
        </w:rPr>
        <w:t>If we could help your team get 10%+ reply rates, would that be worth a chat?</w:t>
      </w:r>
    </w:p>
    <w:p w14:paraId="568216A8" w14:textId="77777777" w:rsidR="002B0D2D" w:rsidRPr="002B0D2D" w:rsidRDefault="002B0D2D" w:rsidP="002B0D2D">
      <w:pPr>
        <w:tabs>
          <w:tab w:val="left" w:pos="1740"/>
        </w:tabs>
        <w:rPr>
          <w:lang w:val="en-US"/>
        </w:rPr>
      </w:pPr>
      <w:r w:rsidRPr="002B0D2D">
        <w:rPr>
          <w:lang w:val="en-US"/>
        </w:rPr>
        <w:t>Why it works:</w:t>
      </w:r>
    </w:p>
    <w:p w14:paraId="57AC18CD" w14:textId="77777777" w:rsidR="002B0D2D" w:rsidRPr="002B0D2D" w:rsidRDefault="002B0D2D" w:rsidP="002B0D2D">
      <w:pPr>
        <w:tabs>
          <w:tab w:val="left" w:pos="1740"/>
        </w:tabs>
        <w:rPr>
          <w:lang w:val="en-US"/>
        </w:rPr>
      </w:pPr>
    </w:p>
    <w:p w14:paraId="00404E49" w14:textId="77777777" w:rsidR="002B0D2D" w:rsidRPr="002B0D2D" w:rsidRDefault="002B0D2D" w:rsidP="002B0D2D">
      <w:pPr>
        <w:tabs>
          <w:tab w:val="left" w:pos="1740"/>
        </w:tabs>
        <w:rPr>
          <w:lang w:val="en-US"/>
        </w:rPr>
      </w:pPr>
      <w:r w:rsidRPr="002B0D2D">
        <w:rPr>
          <w:lang w:val="en-US"/>
        </w:rPr>
        <w:t>Again you are tying the chat to only if you can help them hit their goal, this is a simple yes.</w:t>
      </w:r>
    </w:p>
    <w:p w14:paraId="3E0809E1" w14:textId="77777777" w:rsidR="002B0D2D" w:rsidRPr="002B0D2D" w:rsidRDefault="002B0D2D" w:rsidP="002B0D2D">
      <w:pPr>
        <w:tabs>
          <w:tab w:val="left" w:pos="1740"/>
        </w:tabs>
        <w:rPr>
          <w:lang w:val="en-US"/>
        </w:rPr>
      </w:pPr>
    </w:p>
    <w:p w14:paraId="556FE1E4" w14:textId="77777777" w:rsidR="002B0D2D" w:rsidRPr="002B0D2D" w:rsidRDefault="002B0D2D" w:rsidP="002B0D2D">
      <w:pPr>
        <w:tabs>
          <w:tab w:val="left" w:pos="1740"/>
        </w:tabs>
        <w:rPr>
          <w:lang w:val="en-US"/>
        </w:rPr>
      </w:pPr>
      <w:r w:rsidRPr="002B0D2D">
        <w:rPr>
          <w:lang w:val="en-US"/>
        </w:rPr>
        <w:t>4. The Video CTA</w:t>
      </w:r>
    </w:p>
    <w:p w14:paraId="4039D84C" w14:textId="77777777" w:rsidR="002B0D2D" w:rsidRPr="002B0D2D" w:rsidRDefault="002B0D2D" w:rsidP="002B0D2D">
      <w:pPr>
        <w:tabs>
          <w:tab w:val="left" w:pos="1740"/>
        </w:tabs>
        <w:rPr>
          <w:lang w:val="en-US"/>
        </w:rPr>
      </w:pPr>
    </w:p>
    <w:p w14:paraId="062BA7BE" w14:textId="77777777" w:rsidR="002B0D2D" w:rsidRPr="002B0D2D" w:rsidRDefault="002B0D2D" w:rsidP="002B0D2D">
      <w:pPr>
        <w:tabs>
          <w:tab w:val="left" w:pos="1740"/>
        </w:tabs>
        <w:rPr>
          <w:lang w:val="en-US"/>
        </w:rPr>
      </w:pPr>
      <w:r w:rsidRPr="002B0D2D">
        <w:rPr>
          <w:lang w:val="en-US"/>
        </w:rPr>
        <w:t>This is one of my favorites, as it's often one of the least used.</w:t>
      </w:r>
    </w:p>
    <w:p w14:paraId="53CEC61D" w14:textId="77777777" w:rsidR="002B0D2D" w:rsidRPr="002B0D2D" w:rsidRDefault="002B0D2D" w:rsidP="002B0D2D">
      <w:pPr>
        <w:tabs>
          <w:tab w:val="left" w:pos="1740"/>
        </w:tabs>
        <w:rPr>
          <w:lang w:val="en-US"/>
        </w:rPr>
      </w:pPr>
    </w:p>
    <w:p w14:paraId="3E93392D" w14:textId="77777777" w:rsidR="002B0D2D" w:rsidRPr="002B0D2D" w:rsidRDefault="002B0D2D" w:rsidP="002B0D2D">
      <w:pPr>
        <w:tabs>
          <w:tab w:val="left" w:pos="1740"/>
        </w:tabs>
        <w:rPr>
          <w:lang w:val="en-US"/>
        </w:rPr>
      </w:pPr>
      <w:r w:rsidRPr="002B0D2D">
        <w:rPr>
          <w:lang w:val="en-US"/>
        </w:rPr>
        <w:t>Most reps aren't willing to go the extra mile.</w:t>
      </w:r>
    </w:p>
    <w:p w14:paraId="310549BE" w14:textId="77777777" w:rsidR="002B0D2D" w:rsidRPr="002B0D2D" w:rsidRDefault="002B0D2D" w:rsidP="002B0D2D">
      <w:pPr>
        <w:tabs>
          <w:tab w:val="left" w:pos="1740"/>
        </w:tabs>
        <w:rPr>
          <w:lang w:val="en-US"/>
        </w:rPr>
      </w:pPr>
    </w:p>
    <w:p w14:paraId="32EAC20F" w14:textId="77777777" w:rsidR="002B0D2D" w:rsidRPr="002B0D2D" w:rsidRDefault="002B0D2D" w:rsidP="002B0D2D">
      <w:pPr>
        <w:tabs>
          <w:tab w:val="left" w:pos="1740"/>
        </w:tabs>
        <w:rPr>
          <w:lang w:val="en-US"/>
        </w:rPr>
      </w:pPr>
      <w:r w:rsidRPr="002B0D2D">
        <w:rPr>
          <w:lang w:val="en-US"/>
        </w:rPr>
        <w:t>Make it easy for them, offer to give them a video to explain the context of your email further.</w:t>
      </w:r>
    </w:p>
    <w:p w14:paraId="73239097" w14:textId="77777777" w:rsidR="002B0D2D" w:rsidRPr="002B0D2D" w:rsidRDefault="002B0D2D" w:rsidP="002B0D2D">
      <w:pPr>
        <w:tabs>
          <w:tab w:val="left" w:pos="1740"/>
        </w:tabs>
        <w:rPr>
          <w:lang w:val="en-US"/>
        </w:rPr>
      </w:pPr>
    </w:p>
    <w:p w14:paraId="366ED436" w14:textId="77777777" w:rsidR="002B0D2D" w:rsidRPr="002B0D2D" w:rsidRDefault="002B0D2D" w:rsidP="002B0D2D">
      <w:pPr>
        <w:tabs>
          <w:tab w:val="left" w:pos="1740"/>
        </w:tabs>
        <w:rPr>
          <w:lang w:val="en-US"/>
        </w:rPr>
      </w:pPr>
      <w:r w:rsidRPr="002B0D2D">
        <w:rPr>
          <w:lang w:val="en-US"/>
        </w:rPr>
        <w:t>Structure + Example:</w:t>
      </w:r>
    </w:p>
    <w:p w14:paraId="54CFF00F" w14:textId="77777777" w:rsidR="002B0D2D" w:rsidRPr="002B0D2D" w:rsidRDefault="002B0D2D" w:rsidP="002B0D2D">
      <w:pPr>
        <w:tabs>
          <w:tab w:val="left" w:pos="1740"/>
        </w:tabs>
        <w:rPr>
          <w:lang w:val="en-US"/>
        </w:rPr>
      </w:pPr>
    </w:p>
    <w:p w14:paraId="4839647D" w14:textId="77777777" w:rsidR="002B0D2D" w:rsidRPr="002B0D2D" w:rsidRDefault="002B0D2D" w:rsidP="002B0D2D">
      <w:pPr>
        <w:tabs>
          <w:tab w:val="left" w:pos="1740"/>
        </w:tabs>
        <w:rPr>
          <w:lang w:val="en-US"/>
        </w:rPr>
      </w:pPr>
      <w:r w:rsidRPr="002B0D2D">
        <w:rPr>
          <w:lang w:val="en-US"/>
        </w:rPr>
        <w:t>Mind if I share a quick video?</w:t>
      </w:r>
    </w:p>
    <w:p w14:paraId="5CD0DE9C" w14:textId="77777777" w:rsidR="002B0D2D" w:rsidRPr="002B0D2D" w:rsidRDefault="002B0D2D" w:rsidP="002B0D2D">
      <w:pPr>
        <w:tabs>
          <w:tab w:val="left" w:pos="1740"/>
        </w:tabs>
        <w:rPr>
          <w:lang w:val="en-US"/>
        </w:rPr>
      </w:pPr>
      <w:r w:rsidRPr="002B0D2D">
        <w:rPr>
          <w:lang w:val="en-US"/>
        </w:rPr>
        <w:t>Mind if I send you a 2m Loom?</w:t>
      </w:r>
    </w:p>
    <w:p w14:paraId="53F8E049" w14:textId="77777777" w:rsidR="002B0D2D" w:rsidRPr="002B0D2D" w:rsidRDefault="002B0D2D" w:rsidP="002B0D2D">
      <w:pPr>
        <w:tabs>
          <w:tab w:val="left" w:pos="1740"/>
        </w:tabs>
        <w:rPr>
          <w:lang w:val="en-US"/>
        </w:rPr>
      </w:pPr>
    </w:p>
    <w:p w14:paraId="0DC133A7" w14:textId="77777777" w:rsidR="002B0D2D" w:rsidRPr="002B0D2D" w:rsidRDefault="002B0D2D" w:rsidP="002B0D2D">
      <w:pPr>
        <w:tabs>
          <w:tab w:val="left" w:pos="1740"/>
        </w:tabs>
        <w:rPr>
          <w:lang w:val="en-US"/>
        </w:rPr>
      </w:pPr>
      <w:r w:rsidRPr="002B0D2D">
        <w:rPr>
          <w:lang w:val="en-US"/>
        </w:rPr>
        <w:t>Why it works:</w:t>
      </w:r>
    </w:p>
    <w:p w14:paraId="47E74D0F" w14:textId="77777777" w:rsidR="002B0D2D" w:rsidRPr="002B0D2D" w:rsidRDefault="002B0D2D" w:rsidP="002B0D2D">
      <w:pPr>
        <w:tabs>
          <w:tab w:val="left" w:pos="1740"/>
        </w:tabs>
        <w:rPr>
          <w:lang w:val="en-US"/>
        </w:rPr>
      </w:pPr>
    </w:p>
    <w:p w14:paraId="0F84058E" w14:textId="77777777" w:rsidR="002B0D2D" w:rsidRPr="002B0D2D" w:rsidRDefault="002B0D2D" w:rsidP="002B0D2D">
      <w:pPr>
        <w:tabs>
          <w:tab w:val="left" w:pos="1740"/>
        </w:tabs>
        <w:rPr>
          <w:lang w:val="en-US"/>
        </w:rPr>
      </w:pPr>
      <w:r w:rsidRPr="002B0D2D">
        <w:rPr>
          <w:lang w:val="en-US"/>
        </w:rPr>
        <w:t>Again, you're offering to give them something with no ask. Reciprocity always works in sales.</w:t>
      </w:r>
    </w:p>
    <w:p w14:paraId="56D5C88A" w14:textId="77777777" w:rsidR="002B0D2D" w:rsidRPr="002B0D2D" w:rsidRDefault="002B0D2D" w:rsidP="002B0D2D">
      <w:pPr>
        <w:tabs>
          <w:tab w:val="left" w:pos="1740"/>
        </w:tabs>
        <w:rPr>
          <w:lang w:val="en-US"/>
        </w:rPr>
      </w:pPr>
    </w:p>
    <w:p w14:paraId="627B3990" w14:textId="77777777" w:rsidR="002B0D2D" w:rsidRPr="002B0D2D" w:rsidRDefault="002B0D2D" w:rsidP="002B0D2D">
      <w:pPr>
        <w:tabs>
          <w:tab w:val="left" w:pos="1740"/>
        </w:tabs>
        <w:rPr>
          <w:lang w:val="en-US"/>
        </w:rPr>
      </w:pPr>
      <w:r w:rsidRPr="002B0D2D">
        <w:rPr>
          <w:lang w:val="en-US"/>
        </w:rPr>
        <w:t>If you’re struggling to get replies…</w:t>
      </w:r>
    </w:p>
    <w:p w14:paraId="2C5C2494" w14:textId="77777777" w:rsidR="002B0D2D" w:rsidRPr="002B0D2D" w:rsidRDefault="002B0D2D" w:rsidP="002B0D2D">
      <w:pPr>
        <w:tabs>
          <w:tab w:val="left" w:pos="1740"/>
        </w:tabs>
        <w:rPr>
          <w:lang w:val="en-US"/>
        </w:rPr>
      </w:pPr>
    </w:p>
    <w:p w14:paraId="65F3FE61" w14:textId="77777777" w:rsidR="002B0D2D" w:rsidRPr="002B0D2D" w:rsidRDefault="002B0D2D" w:rsidP="002B0D2D">
      <w:pPr>
        <w:tabs>
          <w:tab w:val="left" w:pos="1740"/>
        </w:tabs>
        <w:rPr>
          <w:lang w:val="en-US"/>
        </w:rPr>
      </w:pPr>
      <w:r w:rsidRPr="002B0D2D">
        <w:rPr>
          <w:lang w:val="en-US"/>
        </w:rPr>
        <w:t>Try testing these CTAs in your next 10 emails.</w:t>
      </w:r>
    </w:p>
    <w:p w14:paraId="5C72CD6B" w14:textId="77777777" w:rsidR="002B0D2D" w:rsidRPr="002B0D2D" w:rsidRDefault="002B0D2D" w:rsidP="002B0D2D">
      <w:pPr>
        <w:tabs>
          <w:tab w:val="left" w:pos="1740"/>
        </w:tabs>
        <w:rPr>
          <w:lang w:val="en-US"/>
        </w:rPr>
      </w:pPr>
    </w:p>
    <w:p w14:paraId="3B3F5737" w14:textId="77777777" w:rsidR="002B0D2D" w:rsidRPr="002B0D2D" w:rsidRDefault="002B0D2D" w:rsidP="002B0D2D">
      <w:pPr>
        <w:tabs>
          <w:tab w:val="left" w:pos="1740"/>
        </w:tabs>
        <w:rPr>
          <w:lang w:val="en-US"/>
        </w:rPr>
      </w:pPr>
      <w:r w:rsidRPr="002B0D2D">
        <w:rPr>
          <w:lang w:val="en-US"/>
        </w:rPr>
        <w:t>Track reply rates. Tweak wording. See what lands best with your audience.</w:t>
      </w:r>
    </w:p>
    <w:p w14:paraId="0801AE8D" w14:textId="77777777" w:rsidR="002B0D2D" w:rsidRPr="002B0D2D" w:rsidRDefault="002B0D2D" w:rsidP="002B0D2D">
      <w:pPr>
        <w:tabs>
          <w:tab w:val="left" w:pos="1740"/>
        </w:tabs>
        <w:rPr>
          <w:lang w:val="en-US"/>
        </w:rPr>
      </w:pPr>
    </w:p>
    <w:p w14:paraId="43921B55" w14:textId="77777777" w:rsidR="002B0D2D" w:rsidRPr="002B0D2D" w:rsidRDefault="002B0D2D" w:rsidP="002B0D2D">
      <w:pPr>
        <w:tabs>
          <w:tab w:val="left" w:pos="1740"/>
        </w:tabs>
        <w:rPr>
          <w:lang w:val="en-US"/>
        </w:rPr>
      </w:pPr>
      <w:r w:rsidRPr="002B0D2D">
        <w:rPr>
          <w:lang w:val="en-US"/>
        </w:rPr>
        <w:t xml:space="preserve">P.S If you want me 5 best email frameworks for free, get them in the comments! </w:t>
      </w:r>
      <w:r w:rsidRPr="002B0D2D">
        <w:rPr>
          <w:rFonts w:ascii="Segoe UI Emoji" w:hAnsi="Segoe UI Emoji" w:cs="Segoe UI Emoji"/>
          <w:lang w:val="en-US"/>
        </w:rPr>
        <w:t>👇</w:t>
      </w:r>
    </w:p>
    <w:p w14:paraId="572F69FD" w14:textId="77777777" w:rsidR="002B0D2D" w:rsidRPr="002B0D2D" w:rsidRDefault="002B0D2D" w:rsidP="002B0D2D">
      <w:pPr>
        <w:tabs>
          <w:tab w:val="left" w:pos="1740"/>
        </w:tabs>
        <w:rPr>
          <w:lang w:val="en-US"/>
        </w:rPr>
      </w:pPr>
    </w:p>
    <w:p w14:paraId="5101EE25" w14:textId="568F193D" w:rsidR="002B0D2D" w:rsidRDefault="002B0D2D" w:rsidP="002B0D2D">
      <w:pPr>
        <w:tabs>
          <w:tab w:val="left" w:pos="1740"/>
        </w:tabs>
        <w:rPr>
          <w:rFonts w:ascii="Segoe UI" w:hAnsi="Segoe UI" w:cs="Segoe UI"/>
          <w:sz w:val="21"/>
          <w:szCs w:val="21"/>
          <w:shd w:val="clear" w:color="auto" w:fill="F3F2F0"/>
        </w:rPr>
      </w:pPr>
      <w:r>
        <w:rPr>
          <w:rFonts w:ascii="Segoe UI Emoji" w:hAnsi="Segoe UI Emoji" w:cs="Segoe UI Emoji"/>
          <w:sz w:val="21"/>
          <w:szCs w:val="21"/>
          <w:shd w:val="clear" w:color="auto" w:fill="F3F2F0"/>
        </w:rPr>
        <w:t>📌</w:t>
      </w:r>
      <w:r>
        <w:rPr>
          <w:rFonts w:ascii="Segoe UI" w:hAnsi="Segoe UI" w:cs="Segoe UI"/>
          <w:sz w:val="21"/>
          <w:szCs w:val="21"/>
          <w:shd w:val="clear" w:color="auto" w:fill="F3F2F0"/>
        </w:rPr>
        <w:t xml:space="preserve"> The </w:t>
      </w:r>
      <w:proofErr w:type="spellStart"/>
      <w:r>
        <w:rPr>
          <w:rFonts w:ascii="Segoe UI" w:hAnsi="Segoe UI" w:cs="Segoe UI"/>
          <w:sz w:val="21"/>
          <w:szCs w:val="21"/>
          <w:shd w:val="clear" w:color="auto" w:fill="F3F2F0"/>
        </w:rPr>
        <w:t>best</w:t>
      </w:r>
      <w:proofErr w:type="spellEnd"/>
      <w:r>
        <w:rPr>
          <w:rFonts w:ascii="Segoe UI" w:hAnsi="Segoe UI" w:cs="Segoe UI"/>
          <w:sz w:val="21"/>
          <w:szCs w:val="21"/>
          <w:shd w:val="clear" w:color="auto" w:fill="F3F2F0"/>
        </w:rPr>
        <w:t xml:space="preserve"> cold email CTA? - Low </w:t>
      </w:r>
      <w:proofErr w:type="spellStart"/>
      <w:r>
        <w:rPr>
          <w:rFonts w:ascii="Segoe UI" w:hAnsi="Segoe UI" w:cs="Segoe UI"/>
          <w:sz w:val="21"/>
          <w:szCs w:val="21"/>
          <w:shd w:val="clear" w:color="auto" w:fill="F3F2F0"/>
        </w:rPr>
        <w:t>ask</w:t>
      </w:r>
      <w:proofErr w:type="spellEnd"/>
      <w:r>
        <w:rPr>
          <w:rFonts w:ascii="Segoe UI" w:hAnsi="Segoe UI" w:cs="Segoe UI"/>
          <w:sz w:val="21"/>
          <w:szCs w:val="21"/>
          <w:shd w:val="clear" w:color="auto" w:fill="F3F2F0"/>
        </w:rPr>
        <w:t xml:space="preserve"> - High </w:t>
      </w:r>
      <w:proofErr w:type="spellStart"/>
      <w:r>
        <w:rPr>
          <w:rFonts w:ascii="Segoe UI" w:hAnsi="Segoe UI" w:cs="Segoe UI"/>
          <w:sz w:val="21"/>
          <w:szCs w:val="21"/>
          <w:shd w:val="clear" w:color="auto" w:fill="F3F2F0"/>
        </w:rPr>
        <w:t>context</w:t>
      </w:r>
      <w:proofErr w:type="spellEnd"/>
      <w:r>
        <w:rPr>
          <w:rFonts w:ascii="Segoe UI" w:hAnsi="Segoe UI" w:cs="Segoe UI"/>
          <w:sz w:val="21"/>
          <w:szCs w:val="21"/>
          <w:shd w:val="clear" w:color="auto" w:fill="F3F2F0"/>
        </w:rPr>
        <w:t xml:space="preserve"> - Clear </w:t>
      </w:r>
      <w:proofErr w:type="spellStart"/>
      <w:r>
        <w:rPr>
          <w:rFonts w:ascii="Segoe UI" w:hAnsi="Segoe UI" w:cs="Segoe UI"/>
          <w:sz w:val="21"/>
          <w:szCs w:val="21"/>
          <w:shd w:val="clear" w:color="auto" w:fill="F3F2F0"/>
        </w:rPr>
        <w:t>outcome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Don’t</w:t>
      </w:r>
      <w:proofErr w:type="spellEnd"/>
      <w:r>
        <w:rPr>
          <w:rFonts w:ascii="Segoe UI" w:hAnsi="Segoe UI" w:cs="Segoe UI"/>
          <w:sz w:val="21"/>
          <w:szCs w:val="21"/>
          <w:shd w:val="clear" w:color="auto" w:fill="F3F2F0"/>
        </w:rPr>
        <w:t xml:space="preserve"> pitch. </w:t>
      </w:r>
      <w:proofErr w:type="spellStart"/>
      <w:r>
        <w:rPr>
          <w:rFonts w:ascii="Segoe UI" w:hAnsi="Segoe UI" w:cs="Segoe UI"/>
          <w:sz w:val="21"/>
          <w:szCs w:val="21"/>
          <w:shd w:val="clear" w:color="auto" w:fill="F3F2F0"/>
        </w:rPr>
        <w:t>Don’t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beg</w:t>
      </w:r>
      <w:proofErr w:type="spellEnd"/>
      <w:r>
        <w:rPr>
          <w:rFonts w:ascii="Segoe UI" w:hAnsi="Segoe UI" w:cs="Segoe UI"/>
          <w:sz w:val="21"/>
          <w:szCs w:val="21"/>
          <w:shd w:val="clear" w:color="auto" w:fill="F3F2F0"/>
        </w:rPr>
        <w:t xml:space="preserve">. Just </w:t>
      </w:r>
      <w:proofErr w:type="spellStart"/>
      <w:r>
        <w:rPr>
          <w:rFonts w:ascii="Segoe UI" w:hAnsi="Segoe UI" w:cs="Segoe UI"/>
          <w:sz w:val="21"/>
          <w:szCs w:val="21"/>
          <w:shd w:val="clear" w:color="auto" w:fill="F3F2F0"/>
        </w:rPr>
        <w:t>make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it</w:t>
      </w:r>
      <w:proofErr w:type="spellEnd"/>
      <w:r>
        <w:rPr>
          <w:rFonts w:ascii="Segoe UI" w:hAnsi="Segoe UI" w:cs="Segoe UI"/>
          <w:sz w:val="21"/>
          <w:szCs w:val="21"/>
          <w:shd w:val="clear" w:color="auto" w:fill="F3F2F0"/>
        </w:rPr>
        <w:t xml:space="preserve"> easy </w:t>
      </w:r>
      <w:proofErr w:type="spellStart"/>
      <w:r>
        <w:rPr>
          <w:rFonts w:ascii="Segoe UI" w:hAnsi="Segoe UI" w:cs="Segoe UI"/>
          <w:sz w:val="21"/>
          <w:szCs w:val="21"/>
          <w:shd w:val="clear" w:color="auto" w:fill="F3F2F0"/>
        </w:rPr>
        <w:t>to</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say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yes</w:t>
      </w:r>
      <w:proofErr w:type="spellEnd"/>
      <w:r>
        <w:rPr>
          <w:rFonts w:ascii="Segoe UI" w:hAnsi="Segoe UI" w:cs="Segoe UI"/>
          <w:sz w:val="21"/>
          <w:szCs w:val="21"/>
          <w:shd w:val="clear" w:color="auto" w:fill="F3F2F0"/>
        </w:rPr>
        <w:t>.</w:t>
      </w:r>
    </w:p>
    <w:p w14:paraId="4AC811F3" w14:textId="78657A7B" w:rsidR="002B0D2D" w:rsidRDefault="002B0D2D" w:rsidP="002B0D2D">
      <w:pPr>
        <w:tabs>
          <w:tab w:val="left" w:pos="1740"/>
        </w:tabs>
        <w:rPr>
          <w:rFonts w:ascii="Segoe UI" w:hAnsi="Segoe UI" w:cs="Segoe UI"/>
          <w:sz w:val="21"/>
          <w:szCs w:val="21"/>
          <w:shd w:val="clear" w:color="auto" w:fill="F3F2F0"/>
        </w:rPr>
      </w:pPr>
    </w:p>
    <w:p w14:paraId="6818AD67" w14:textId="13272D2D" w:rsidR="002B0D2D" w:rsidRPr="002B0D2D" w:rsidRDefault="002B0D2D" w:rsidP="002B0D2D">
      <w:pPr>
        <w:pBdr>
          <w:bottom w:val="single" w:sz="12" w:space="1" w:color="auto"/>
        </w:pBdr>
        <w:tabs>
          <w:tab w:val="left" w:pos="1740"/>
        </w:tabs>
        <w:rPr>
          <w:lang w:val="en-US"/>
        </w:rPr>
      </w:pPr>
      <w:r>
        <w:rPr>
          <w:rFonts w:ascii="Segoe UI Emoji" w:hAnsi="Segoe UI Emoji" w:cs="Segoe UI Emoji"/>
          <w:sz w:val="21"/>
          <w:szCs w:val="21"/>
          <w:shd w:val="clear" w:color="auto" w:fill="F3F2F0"/>
        </w:rPr>
        <w:t>📌</w:t>
      </w:r>
      <w:r>
        <w:rPr>
          <w:rFonts w:ascii="Segoe UI" w:hAnsi="Segoe UI" w:cs="Segoe UI"/>
          <w:sz w:val="21"/>
          <w:szCs w:val="21"/>
          <w:shd w:val="clear" w:color="auto" w:fill="F3F2F0"/>
        </w:rPr>
        <w:t>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CTA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what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reply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Your</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system</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what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gets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meeting</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If</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you</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want</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help</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crafting</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messaging</w:t>
      </w:r>
      <w:proofErr w:type="spellEnd"/>
      <w:r>
        <w:rPr>
          <w:rFonts w:ascii="Segoe UI" w:hAnsi="Segoe UI" w:cs="Segoe UI"/>
          <w:sz w:val="21"/>
          <w:szCs w:val="21"/>
          <w:shd w:val="clear" w:color="auto" w:fill="F3F2F0"/>
        </w:rPr>
        <w:t xml:space="preserve"> that </w:t>
      </w:r>
      <w:proofErr w:type="spellStart"/>
      <w:r>
        <w:rPr>
          <w:rFonts w:ascii="Segoe UI" w:hAnsi="Segoe UI" w:cs="Segoe UI"/>
          <w:sz w:val="21"/>
          <w:szCs w:val="21"/>
          <w:shd w:val="clear" w:color="auto" w:fill="F3F2F0"/>
        </w:rPr>
        <w:t>consistently</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books</w:t>
      </w:r>
      <w:proofErr w:type="spellEnd"/>
      <w:r>
        <w:rPr>
          <w:rFonts w:ascii="Segoe UI" w:hAnsi="Segoe UI" w:cs="Segoe UI"/>
          <w:sz w:val="21"/>
          <w:szCs w:val="21"/>
          <w:shd w:val="clear" w:color="auto" w:fill="F3F2F0"/>
        </w:rPr>
        <w:t xml:space="preserve"> 10+ cold outbound </w:t>
      </w:r>
      <w:proofErr w:type="spellStart"/>
      <w:r>
        <w:rPr>
          <w:rFonts w:ascii="Segoe UI" w:hAnsi="Segoe UI" w:cs="Segoe UI"/>
          <w:sz w:val="21"/>
          <w:szCs w:val="21"/>
          <w:shd w:val="clear" w:color="auto" w:fill="F3F2F0"/>
        </w:rPr>
        <w:t>meetings</w:t>
      </w:r>
      <w:proofErr w:type="spellEnd"/>
      <w:r>
        <w:rPr>
          <w:rFonts w:ascii="Segoe UI" w:hAnsi="Segoe UI" w:cs="Segoe UI"/>
          <w:sz w:val="21"/>
          <w:szCs w:val="21"/>
          <w:shd w:val="clear" w:color="auto" w:fill="F3F2F0"/>
        </w:rPr>
        <w:t>/</w:t>
      </w:r>
      <w:proofErr w:type="spellStart"/>
      <w:r>
        <w:rPr>
          <w:rFonts w:ascii="Segoe UI" w:hAnsi="Segoe UI" w:cs="Segoe UI"/>
          <w:sz w:val="21"/>
          <w:szCs w:val="21"/>
          <w:shd w:val="clear" w:color="auto" w:fill="F3F2F0"/>
        </w:rPr>
        <w:t>month</w:t>
      </w:r>
      <w:proofErr w:type="spellEnd"/>
      <w:r>
        <w:rPr>
          <w:rFonts w:ascii="Segoe UI" w:hAnsi="Segoe UI" w:cs="Segoe UI"/>
          <w:sz w:val="21"/>
          <w:szCs w:val="21"/>
          <w:shd w:val="clear" w:color="auto" w:fill="F3F2F0"/>
        </w:rPr>
        <w:t xml:space="preserve"> not just </w:t>
      </w:r>
      <w:proofErr w:type="spellStart"/>
      <w:r>
        <w:rPr>
          <w:rFonts w:ascii="Segoe UI" w:hAnsi="Segoe UI" w:cs="Segoe UI"/>
          <w:sz w:val="21"/>
          <w:szCs w:val="21"/>
          <w:shd w:val="clear" w:color="auto" w:fill="F3F2F0"/>
        </w:rPr>
        <w:t>replies</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I’m</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helping</w:t>
      </w:r>
      <w:proofErr w:type="spellEnd"/>
      <w:r>
        <w:rPr>
          <w:rFonts w:ascii="Segoe UI" w:hAnsi="Segoe UI" w:cs="Segoe UI"/>
          <w:sz w:val="21"/>
          <w:szCs w:val="21"/>
          <w:shd w:val="clear" w:color="auto" w:fill="F3F2F0"/>
        </w:rPr>
        <w:t xml:space="preserve"> 4 </w:t>
      </w:r>
      <w:proofErr w:type="spellStart"/>
      <w:r>
        <w:rPr>
          <w:rFonts w:ascii="Segoe UI" w:hAnsi="Segoe UI" w:cs="Segoe UI"/>
          <w:sz w:val="21"/>
          <w:szCs w:val="21"/>
          <w:shd w:val="clear" w:color="auto" w:fill="F3F2F0"/>
        </w:rPr>
        <w:t>reps</w:t>
      </w:r>
      <w:proofErr w:type="spellEnd"/>
      <w:r>
        <w:rPr>
          <w:rFonts w:ascii="Segoe UI" w:hAnsi="Segoe UI" w:cs="Segoe UI"/>
          <w:sz w:val="21"/>
          <w:szCs w:val="21"/>
          <w:shd w:val="clear" w:color="auto" w:fill="F3F2F0"/>
        </w:rPr>
        <w:t xml:space="preserve"> in </w:t>
      </w:r>
      <w:proofErr w:type="spellStart"/>
      <w:r>
        <w:rPr>
          <w:rFonts w:ascii="Segoe UI" w:hAnsi="Segoe UI" w:cs="Segoe UI"/>
          <w:sz w:val="21"/>
          <w:szCs w:val="21"/>
          <w:shd w:val="clear" w:color="auto" w:fill="F3F2F0"/>
        </w:rPr>
        <w:t>my</w:t>
      </w:r>
      <w:proofErr w:type="spellEnd"/>
      <w:r>
        <w:rPr>
          <w:rFonts w:ascii="Segoe UI" w:hAnsi="Segoe UI" w:cs="Segoe UI"/>
          <w:sz w:val="21"/>
          <w:szCs w:val="21"/>
          <w:shd w:val="clear" w:color="auto" w:fill="F3F2F0"/>
        </w:rPr>
        <w:t xml:space="preserve"> Summer Sprint </w:t>
      </w:r>
      <w:proofErr w:type="spellStart"/>
      <w:r>
        <w:rPr>
          <w:rFonts w:ascii="Segoe UI" w:hAnsi="Segoe UI" w:cs="Segoe UI"/>
          <w:sz w:val="21"/>
          <w:szCs w:val="21"/>
          <w:shd w:val="clear" w:color="auto" w:fill="F3F2F0"/>
        </w:rPr>
        <w:t>program</w:t>
      </w:r>
      <w:proofErr w:type="spellEnd"/>
      <w:r>
        <w:rPr>
          <w:rFonts w:ascii="Segoe UI" w:hAnsi="Segoe UI" w:cs="Segoe UI"/>
          <w:sz w:val="21"/>
          <w:szCs w:val="21"/>
          <w:shd w:val="clear" w:color="auto" w:fill="F3F2F0"/>
        </w:rPr>
        <w:t xml:space="preserve">. DM </w:t>
      </w:r>
      <w:proofErr w:type="spellStart"/>
      <w:r>
        <w:rPr>
          <w:rFonts w:ascii="Segoe UI" w:hAnsi="Segoe UI" w:cs="Segoe UI"/>
          <w:sz w:val="21"/>
          <w:szCs w:val="21"/>
          <w:shd w:val="clear" w:color="auto" w:fill="F3F2F0"/>
        </w:rPr>
        <w:t>me</w:t>
      </w:r>
      <w:proofErr w:type="spellEnd"/>
      <w:r>
        <w:rPr>
          <w:rFonts w:ascii="Segoe UI" w:hAnsi="Segoe UI" w:cs="Segoe UI"/>
          <w:sz w:val="21"/>
          <w:szCs w:val="21"/>
          <w:shd w:val="clear" w:color="auto" w:fill="F3F2F0"/>
        </w:rPr>
        <w:t xml:space="preserve"> “SPRINT” and </w:t>
      </w:r>
      <w:proofErr w:type="spellStart"/>
      <w:r>
        <w:rPr>
          <w:rFonts w:ascii="Segoe UI" w:hAnsi="Segoe UI" w:cs="Segoe UI"/>
          <w:sz w:val="21"/>
          <w:szCs w:val="21"/>
          <w:shd w:val="clear" w:color="auto" w:fill="F3F2F0"/>
        </w:rPr>
        <w:t>I’ll</w:t>
      </w:r>
      <w:proofErr w:type="spellEnd"/>
      <w:r>
        <w:rPr>
          <w:rFonts w:ascii="Segoe UI" w:hAnsi="Segoe UI" w:cs="Segoe UI"/>
          <w:sz w:val="21"/>
          <w:szCs w:val="21"/>
          <w:shd w:val="clear" w:color="auto" w:fill="F3F2F0"/>
        </w:rPr>
        <w:t xml:space="preserve"> send </w:t>
      </w:r>
      <w:proofErr w:type="spellStart"/>
      <w:r>
        <w:rPr>
          <w:rFonts w:ascii="Segoe UI" w:hAnsi="Segoe UI" w:cs="Segoe UI"/>
          <w:sz w:val="21"/>
          <w:szCs w:val="21"/>
          <w:shd w:val="clear" w:color="auto" w:fill="F3F2F0"/>
        </w:rPr>
        <w:t>the</w:t>
      </w:r>
      <w:proofErr w:type="spellEnd"/>
      <w:r>
        <w:rPr>
          <w:rFonts w:ascii="Segoe UI" w:hAnsi="Segoe UI" w:cs="Segoe UI"/>
          <w:sz w:val="21"/>
          <w:szCs w:val="21"/>
          <w:shd w:val="clear" w:color="auto" w:fill="F3F2F0"/>
        </w:rPr>
        <w:t xml:space="preserve"> </w:t>
      </w:r>
      <w:proofErr w:type="spellStart"/>
      <w:r>
        <w:rPr>
          <w:rFonts w:ascii="Segoe UI" w:hAnsi="Segoe UI" w:cs="Segoe UI"/>
          <w:sz w:val="21"/>
          <w:szCs w:val="21"/>
          <w:shd w:val="clear" w:color="auto" w:fill="F3F2F0"/>
        </w:rPr>
        <w:t>details</w:t>
      </w:r>
      <w:proofErr w:type="spellEnd"/>
      <w:r>
        <w:rPr>
          <w:rFonts w:ascii="Segoe UI" w:hAnsi="Segoe UI" w:cs="Segoe UI"/>
          <w:sz w:val="21"/>
          <w:szCs w:val="21"/>
          <w:shd w:val="clear" w:color="auto" w:fill="F3F2F0"/>
        </w:rPr>
        <w:t>.</w:t>
      </w:r>
    </w:p>
    <w:p w14:paraId="7A8114F4" w14:textId="450DC9E7" w:rsidR="00F24C90" w:rsidRDefault="00F24C90" w:rsidP="002B0D2D">
      <w:pPr>
        <w:tabs>
          <w:tab w:val="left" w:pos="1740"/>
        </w:tabs>
        <w:rPr>
          <w:lang w:val="en-US"/>
        </w:rPr>
      </w:pPr>
    </w:p>
    <w:p w14:paraId="5A511C8F" w14:textId="77777777" w:rsidR="00F24C90" w:rsidRPr="00F24C90" w:rsidRDefault="00F24C90" w:rsidP="00F24C90">
      <w:pPr>
        <w:tabs>
          <w:tab w:val="left" w:pos="1740"/>
        </w:tabs>
        <w:rPr>
          <w:lang w:val="en-US"/>
        </w:rPr>
      </w:pPr>
      <w:r w:rsidRPr="00F24C90">
        <w:rPr>
          <w:lang w:val="en-US"/>
        </w:rPr>
        <w:t>View profile for Josh Braun</w:t>
      </w:r>
    </w:p>
    <w:p w14:paraId="74C170DD" w14:textId="77777777" w:rsidR="00F24C90" w:rsidRPr="00F24C90" w:rsidRDefault="00F24C90" w:rsidP="00F24C90">
      <w:pPr>
        <w:tabs>
          <w:tab w:val="left" w:pos="1740"/>
        </w:tabs>
        <w:rPr>
          <w:lang w:val="en-US"/>
        </w:rPr>
      </w:pPr>
      <w:r w:rsidRPr="00F24C90">
        <w:rPr>
          <w:lang w:val="en-US"/>
        </w:rPr>
        <w:t>Josh Braun Josh Braun is an Influencer</w:t>
      </w:r>
    </w:p>
    <w:p w14:paraId="3C13C319" w14:textId="77777777" w:rsidR="00F24C90" w:rsidRPr="00F24C90" w:rsidRDefault="00F24C90" w:rsidP="00F24C90">
      <w:pPr>
        <w:tabs>
          <w:tab w:val="left" w:pos="1740"/>
        </w:tabs>
        <w:rPr>
          <w:lang w:val="en-US"/>
        </w:rPr>
      </w:pPr>
      <w:r w:rsidRPr="00F24C90">
        <w:rPr>
          <w:lang w:val="en-US"/>
        </w:rPr>
        <w:t>Struggling to book meetings? Getting ghosted? Want to sell without pushing, convincing, or begging? Read this profile.</w:t>
      </w:r>
    </w:p>
    <w:p w14:paraId="5D3076D0" w14:textId="77777777" w:rsidR="00F24C90" w:rsidRPr="00F24C90" w:rsidRDefault="00F24C90" w:rsidP="00F24C90">
      <w:pPr>
        <w:tabs>
          <w:tab w:val="left" w:pos="1740"/>
        </w:tabs>
        <w:rPr>
          <w:lang w:val="en-US"/>
        </w:rPr>
      </w:pPr>
    </w:p>
    <w:p w14:paraId="274AF683" w14:textId="77777777" w:rsidR="00F24C90" w:rsidRPr="00F24C90" w:rsidRDefault="00F24C90" w:rsidP="00F24C90">
      <w:pPr>
        <w:tabs>
          <w:tab w:val="left" w:pos="1740"/>
        </w:tabs>
        <w:rPr>
          <w:lang w:val="en-US"/>
        </w:rPr>
      </w:pPr>
      <w:r w:rsidRPr="00F24C90">
        <w:rPr>
          <w:lang w:val="en-US"/>
        </w:rPr>
        <w:lastRenderedPageBreak/>
        <w:t>2d</w:t>
      </w:r>
    </w:p>
    <w:p w14:paraId="01DFB71E" w14:textId="77777777" w:rsidR="00F24C90" w:rsidRPr="00F24C90" w:rsidRDefault="00F24C90" w:rsidP="00F24C90">
      <w:pPr>
        <w:tabs>
          <w:tab w:val="left" w:pos="1740"/>
        </w:tabs>
        <w:rPr>
          <w:lang w:val="en-US"/>
        </w:rPr>
      </w:pPr>
    </w:p>
    <w:p w14:paraId="7E809DDC" w14:textId="77777777" w:rsidR="00F24C90" w:rsidRPr="00F24C90" w:rsidRDefault="00F24C90" w:rsidP="00F24C90">
      <w:pPr>
        <w:tabs>
          <w:tab w:val="left" w:pos="1740"/>
        </w:tabs>
        <w:rPr>
          <w:lang w:val="en-US"/>
        </w:rPr>
      </w:pPr>
      <w:r w:rsidRPr="00F24C90">
        <w:rPr>
          <w:lang w:val="en-US"/>
        </w:rPr>
        <w:t>Cold call tip:</w:t>
      </w:r>
    </w:p>
    <w:p w14:paraId="27350852" w14:textId="77777777" w:rsidR="00F24C90" w:rsidRPr="00F24C90" w:rsidRDefault="00F24C90" w:rsidP="00F24C90">
      <w:pPr>
        <w:tabs>
          <w:tab w:val="left" w:pos="1740"/>
        </w:tabs>
        <w:rPr>
          <w:lang w:val="en-US"/>
        </w:rPr>
      </w:pPr>
    </w:p>
    <w:p w14:paraId="388D04E3" w14:textId="77777777" w:rsidR="00F24C90" w:rsidRPr="00F24C90" w:rsidRDefault="00F24C90" w:rsidP="00F24C90">
      <w:pPr>
        <w:tabs>
          <w:tab w:val="left" w:pos="1740"/>
        </w:tabs>
        <w:rPr>
          <w:lang w:val="en-US"/>
        </w:rPr>
      </w:pPr>
      <w:r w:rsidRPr="00F24C90">
        <w:rPr>
          <w:lang w:val="en-US"/>
        </w:rPr>
        <w:t>Don’t lead with a pitch.</w:t>
      </w:r>
    </w:p>
    <w:p w14:paraId="15013CCD" w14:textId="77777777" w:rsidR="00F24C90" w:rsidRPr="00F24C90" w:rsidRDefault="00F24C90" w:rsidP="00F24C90">
      <w:pPr>
        <w:tabs>
          <w:tab w:val="left" w:pos="1740"/>
        </w:tabs>
        <w:rPr>
          <w:lang w:val="en-US"/>
        </w:rPr>
      </w:pPr>
      <w:r w:rsidRPr="00F24C90">
        <w:rPr>
          <w:lang w:val="en-US"/>
        </w:rPr>
        <w:t>Lead with a poke.</w:t>
      </w:r>
    </w:p>
    <w:p w14:paraId="6B86511F" w14:textId="77777777" w:rsidR="00F24C90" w:rsidRPr="00F24C90" w:rsidRDefault="00F24C90" w:rsidP="00F24C90">
      <w:pPr>
        <w:tabs>
          <w:tab w:val="left" w:pos="1740"/>
        </w:tabs>
        <w:rPr>
          <w:lang w:val="en-US"/>
        </w:rPr>
      </w:pPr>
    </w:p>
    <w:p w14:paraId="1AE30B80" w14:textId="77777777" w:rsidR="00F24C90" w:rsidRPr="00F24C90" w:rsidRDefault="00F24C90" w:rsidP="00F24C90">
      <w:pPr>
        <w:tabs>
          <w:tab w:val="left" w:pos="1740"/>
        </w:tabs>
        <w:rPr>
          <w:lang w:val="en-US"/>
        </w:rPr>
      </w:pPr>
      <w:r w:rsidRPr="00F24C90">
        <w:rPr>
          <w:lang w:val="en-US"/>
        </w:rPr>
        <w:t>Instead of saying:</w:t>
      </w:r>
    </w:p>
    <w:p w14:paraId="133CDD15" w14:textId="77777777" w:rsidR="00F24C90" w:rsidRPr="00F24C90" w:rsidRDefault="00F24C90" w:rsidP="00F24C90">
      <w:pPr>
        <w:tabs>
          <w:tab w:val="left" w:pos="1740"/>
        </w:tabs>
        <w:rPr>
          <w:lang w:val="en-US"/>
        </w:rPr>
      </w:pPr>
      <w:r w:rsidRPr="00F24C90">
        <w:rPr>
          <w:lang w:val="en-US"/>
        </w:rPr>
        <w:t>“We help teams respond to inbound leads faster…”</w:t>
      </w:r>
    </w:p>
    <w:p w14:paraId="20FA2F38" w14:textId="77777777" w:rsidR="00F24C90" w:rsidRPr="00F24C90" w:rsidRDefault="00F24C90" w:rsidP="00F24C90">
      <w:pPr>
        <w:tabs>
          <w:tab w:val="left" w:pos="1740"/>
        </w:tabs>
        <w:rPr>
          <w:lang w:val="en-US"/>
        </w:rPr>
      </w:pPr>
    </w:p>
    <w:p w14:paraId="38F240D9" w14:textId="77777777" w:rsidR="00F24C90" w:rsidRPr="00F24C90" w:rsidRDefault="00F24C90" w:rsidP="00F24C90">
      <w:pPr>
        <w:tabs>
          <w:tab w:val="left" w:pos="1740"/>
        </w:tabs>
        <w:rPr>
          <w:lang w:val="en-US"/>
        </w:rPr>
      </w:pPr>
      <w:r w:rsidRPr="00F24C90">
        <w:rPr>
          <w:lang w:val="en-US"/>
        </w:rPr>
        <w:t>Say:</w:t>
      </w:r>
    </w:p>
    <w:p w14:paraId="40AEA5F0" w14:textId="77777777" w:rsidR="00F24C90" w:rsidRPr="00F24C90" w:rsidRDefault="00F24C90" w:rsidP="00F24C90">
      <w:pPr>
        <w:tabs>
          <w:tab w:val="left" w:pos="1740"/>
        </w:tabs>
        <w:rPr>
          <w:lang w:val="en-US"/>
        </w:rPr>
      </w:pPr>
      <w:r w:rsidRPr="00F24C90">
        <w:rPr>
          <w:lang w:val="en-US"/>
        </w:rPr>
        <w:t>“How are you handling inbound leads after hours when no one’s around?”</w:t>
      </w:r>
    </w:p>
    <w:p w14:paraId="0720D19E" w14:textId="77777777" w:rsidR="00F24C90" w:rsidRPr="00F24C90" w:rsidRDefault="00F24C90" w:rsidP="00F24C90">
      <w:pPr>
        <w:tabs>
          <w:tab w:val="left" w:pos="1740"/>
        </w:tabs>
        <w:rPr>
          <w:lang w:val="en-US"/>
        </w:rPr>
      </w:pPr>
    </w:p>
    <w:p w14:paraId="11163D51" w14:textId="77777777" w:rsidR="00F24C90" w:rsidRPr="00F24C90" w:rsidRDefault="00F24C90" w:rsidP="00F24C90">
      <w:pPr>
        <w:tabs>
          <w:tab w:val="left" w:pos="1740"/>
        </w:tabs>
        <w:rPr>
          <w:lang w:val="en-US"/>
        </w:rPr>
      </w:pPr>
      <w:r w:rsidRPr="00F24C90">
        <w:rPr>
          <w:lang w:val="en-US"/>
        </w:rPr>
        <w:t>That’s the kind of question that stings a little.</w:t>
      </w:r>
    </w:p>
    <w:p w14:paraId="1D3B18A1" w14:textId="77777777" w:rsidR="00F24C90" w:rsidRPr="00F24C90" w:rsidRDefault="00F24C90" w:rsidP="00F24C90">
      <w:pPr>
        <w:tabs>
          <w:tab w:val="left" w:pos="1740"/>
        </w:tabs>
        <w:rPr>
          <w:lang w:val="en-US"/>
        </w:rPr>
      </w:pPr>
      <w:r w:rsidRPr="00F24C90">
        <w:rPr>
          <w:lang w:val="en-US"/>
        </w:rPr>
        <w:t>Makes them pause.</w:t>
      </w:r>
    </w:p>
    <w:p w14:paraId="7F2CA7E9" w14:textId="77777777" w:rsidR="00F24C90" w:rsidRPr="00F24C90" w:rsidRDefault="00F24C90" w:rsidP="00F24C90">
      <w:pPr>
        <w:tabs>
          <w:tab w:val="left" w:pos="1740"/>
        </w:tabs>
        <w:rPr>
          <w:lang w:val="en-US"/>
        </w:rPr>
      </w:pPr>
      <w:r w:rsidRPr="00F24C90">
        <w:rPr>
          <w:lang w:val="en-US"/>
        </w:rPr>
        <w:t>Creates tension and makes them think:</w:t>
      </w:r>
    </w:p>
    <w:p w14:paraId="6F328429" w14:textId="77777777" w:rsidR="00F24C90" w:rsidRPr="00F24C90" w:rsidRDefault="00F24C90" w:rsidP="00F24C90">
      <w:pPr>
        <w:tabs>
          <w:tab w:val="left" w:pos="1740"/>
        </w:tabs>
        <w:rPr>
          <w:lang w:val="en-US"/>
        </w:rPr>
      </w:pPr>
      <w:r w:rsidRPr="00F24C90">
        <w:rPr>
          <w:lang w:val="en-US"/>
        </w:rPr>
        <w:t>“Huh… good question.”</w:t>
      </w:r>
    </w:p>
    <w:p w14:paraId="0005161B" w14:textId="77777777" w:rsidR="00F24C90" w:rsidRPr="00F24C90" w:rsidRDefault="00F24C90" w:rsidP="00F24C90">
      <w:pPr>
        <w:tabs>
          <w:tab w:val="left" w:pos="1740"/>
        </w:tabs>
        <w:rPr>
          <w:lang w:val="en-US"/>
        </w:rPr>
      </w:pPr>
    </w:p>
    <w:p w14:paraId="5E2DAB00" w14:textId="77777777" w:rsidR="00F24C90" w:rsidRPr="00F24C90" w:rsidRDefault="00F24C90" w:rsidP="00F24C90">
      <w:pPr>
        <w:tabs>
          <w:tab w:val="left" w:pos="1740"/>
        </w:tabs>
        <w:rPr>
          <w:lang w:val="en-US"/>
        </w:rPr>
      </w:pPr>
      <w:r w:rsidRPr="00F24C90">
        <w:rPr>
          <w:lang w:val="en-US"/>
        </w:rPr>
        <w:t>Tension gets attention.</w:t>
      </w:r>
    </w:p>
    <w:p w14:paraId="19060AC0" w14:textId="77777777" w:rsidR="00F24C90" w:rsidRPr="00F24C90" w:rsidRDefault="00F24C90" w:rsidP="00F24C90">
      <w:pPr>
        <w:tabs>
          <w:tab w:val="left" w:pos="1740"/>
        </w:tabs>
        <w:rPr>
          <w:lang w:val="en-US"/>
        </w:rPr>
      </w:pPr>
    </w:p>
    <w:p w14:paraId="17D730BC" w14:textId="77777777" w:rsidR="00F24C90" w:rsidRPr="00F24C90" w:rsidRDefault="00F24C90" w:rsidP="00F24C90">
      <w:pPr>
        <w:tabs>
          <w:tab w:val="left" w:pos="1740"/>
        </w:tabs>
        <w:rPr>
          <w:lang w:val="en-US"/>
        </w:rPr>
      </w:pPr>
      <w:r w:rsidRPr="00F24C90">
        <w:rPr>
          <w:lang w:val="en-US"/>
        </w:rPr>
        <w:t>Pitching is about pushing your solution.</w:t>
      </w:r>
    </w:p>
    <w:p w14:paraId="35754CA0" w14:textId="77777777" w:rsidR="00F24C90" w:rsidRPr="00F24C90" w:rsidRDefault="00F24C90" w:rsidP="00F24C90">
      <w:pPr>
        <w:tabs>
          <w:tab w:val="left" w:pos="1740"/>
        </w:tabs>
        <w:rPr>
          <w:lang w:val="en-US"/>
        </w:rPr>
      </w:pPr>
    </w:p>
    <w:p w14:paraId="70097608" w14:textId="77777777" w:rsidR="00F24C90" w:rsidRPr="00F24C90" w:rsidRDefault="00F24C90" w:rsidP="00F24C90">
      <w:pPr>
        <w:tabs>
          <w:tab w:val="left" w:pos="1740"/>
        </w:tabs>
        <w:rPr>
          <w:lang w:val="en-US"/>
        </w:rPr>
      </w:pPr>
      <w:r w:rsidRPr="00F24C90">
        <w:rPr>
          <w:lang w:val="en-US"/>
        </w:rPr>
        <w:t>Poking is about exposing a problem they didn’t know they had or were avoiding.</w:t>
      </w:r>
    </w:p>
    <w:p w14:paraId="3601FDEE" w14:textId="77777777" w:rsidR="00F24C90" w:rsidRPr="00F24C90" w:rsidRDefault="00F24C90" w:rsidP="00F24C90">
      <w:pPr>
        <w:tabs>
          <w:tab w:val="left" w:pos="1740"/>
        </w:tabs>
        <w:rPr>
          <w:lang w:val="en-US"/>
        </w:rPr>
      </w:pPr>
    </w:p>
    <w:p w14:paraId="05775208" w14:textId="77777777" w:rsidR="00F24C90" w:rsidRPr="00F24C90" w:rsidRDefault="00F24C90" w:rsidP="00F24C90">
      <w:pPr>
        <w:tabs>
          <w:tab w:val="left" w:pos="1740"/>
        </w:tabs>
        <w:rPr>
          <w:lang w:val="en-US"/>
        </w:rPr>
      </w:pPr>
      <w:r w:rsidRPr="00F24C90">
        <w:rPr>
          <w:lang w:val="en-US"/>
        </w:rPr>
        <w:t>Why does this matter?</w:t>
      </w:r>
    </w:p>
    <w:p w14:paraId="4D92A3B8" w14:textId="77777777" w:rsidR="00F24C90" w:rsidRPr="00F24C90" w:rsidRDefault="00F24C90" w:rsidP="00F24C90">
      <w:pPr>
        <w:tabs>
          <w:tab w:val="left" w:pos="1740"/>
        </w:tabs>
        <w:rPr>
          <w:lang w:val="en-US"/>
        </w:rPr>
      </w:pPr>
    </w:p>
    <w:p w14:paraId="0D9FA722" w14:textId="77777777" w:rsidR="00F24C90" w:rsidRPr="00F24C90" w:rsidRDefault="00F24C90" w:rsidP="00F24C90">
      <w:pPr>
        <w:tabs>
          <w:tab w:val="left" w:pos="1740"/>
        </w:tabs>
        <w:rPr>
          <w:lang w:val="en-US"/>
        </w:rPr>
      </w:pPr>
      <w:r w:rsidRPr="00F24C90">
        <w:rPr>
          <w:lang w:val="en-US"/>
        </w:rPr>
        <w:t xml:space="preserve">Your solution has no value without a problem. </w:t>
      </w:r>
    </w:p>
    <w:p w14:paraId="40DB7C4C" w14:textId="77777777" w:rsidR="00F24C90" w:rsidRPr="00F24C90" w:rsidRDefault="00F24C90" w:rsidP="00F24C90">
      <w:pPr>
        <w:tabs>
          <w:tab w:val="left" w:pos="1740"/>
        </w:tabs>
        <w:rPr>
          <w:lang w:val="en-US"/>
        </w:rPr>
      </w:pPr>
    </w:p>
    <w:p w14:paraId="3F3C4B3F" w14:textId="77777777" w:rsidR="00F24C90" w:rsidRPr="00F24C90" w:rsidRDefault="00F24C90" w:rsidP="00F24C90">
      <w:pPr>
        <w:tabs>
          <w:tab w:val="left" w:pos="1740"/>
        </w:tabs>
        <w:rPr>
          <w:lang w:val="en-US"/>
        </w:rPr>
      </w:pPr>
      <w:r w:rsidRPr="00F24C90">
        <w:rPr>
          <w:lang w:val="en-US"/>
        </w:rPr>
        <w:t xml:space="preserve">Knowing how to ask a question that hits a nerve is a good skill to learn and master. </w:t>
      </w:r>
    </w:p>
    <w:p w14:paraId="071F8F59" w14:textId="77777777" w:rsidR="00F24C90" w:rsidRPr="00F24C90" w:rsidRDefault="00F24C90" w:rsidP="00F24C90">
      <w:pPr>
        <w:tabs>
          <w:tab w:val="left" w:pos="1740"/>
        </w:tabs>
        <w:rPr>
          <w:lang w:val="en-US"/>
        </w:rPr>
      </w:pPr>
    </w:p>
    <w:p w14:paraId="60CB0C8B" w14:textId="77777777" w:rsidR="00F24C90" w:rsidRPr="00F24C90" w:rsidRDefault="00F24C90" w:rsidP="00F24C90">
      <w:pPr>
        <w:tabs>
          <w:tab w:val="left" w:pos="1740"/>
        </w:tabs>
        <w:rPr>
          <w:lang w:val="en-US"/>
        </w:rPr>
      </w:pPr>
      <w:r w:rsidRPr="00F24C90">
        <w:rPr>
          <w:lang w:val="en-US"/>
        </w:rPr>
        <w:t xml:space="preserve">Buyers have the answers. </w:t>
      </w:r>
    </w:p>
    <w:p w14:paraId="3D078719" w14:textId="510DBB71" w:rsidR="00F24C90" w:rsidRDefault="00F24C90" w:rsidP="00F24C90">
      <w:pPr>
        <w:pBdr>
          <w:bottom w:val="single" w:sz="12" w:space="1" w:color="auto"/>
        </w:pBdr>
        <w:tabs>
          <w:tab w:val="left" w:pos="1740"/>
        </w:tabs>
        <w:rPr>
          <w:lang w:val="en-US"/>
        </w:rPr>
      </w:pPr>
      <w:r w:rsidRPr="00F24C90">
        <w:rPr>
          <w:lang w:val="en-US"/>
        </w:rPr>
        <w:lastRenderedPageBreak/>
        <w:t>Sellers have the questions.</w:t>
      </w:r>
    </w:p>
    <w:p w14:paraId="440F44E6" w14:textId="18D31163" w:rsidR="00F24C90" w:rsidRDefault="00F24C90" w:rsidP="00F24C90">
      <w:pPr>
        <w:tabs>
          <w:tab w:val="left" w:pos="1740"/>
        </w:tabs>
        <w:rPr>
          <w:lang w:val="en-US"/>
        </w:rPr>
      </w:pPr>
    </w:p>
    <w:p w14:paraId="0C19058D" w14:textId="77777777" w:rsidR="00F24C90" w:rsidRPr="00F24C90" w:rsidRDefault="00F24C90" w:rsidP="00F24C90">
      <w:pPr>
        <w:tabs>
          <w:tab w:val="left" w:pos="1740"/>
        </w:tabs>
        <w:rPr>
          <w:lang w:val="en-US"/>
        </w:rPr>
      </w:pPr>
      <w:r w:rsidRPr="00F24C90">
        <w:rPr>
          <w:lang w:val="en-US"/>
        </w:rPr>
        <w:t xml:space="preserve">View profile for </w:t>
      </w:r>
      <w:proofErr w:type="spellStart"/>
      <w:r w:rsidRPr="00F24C90">
        <w:rPr>
          <w:lang w:val="en-US"/>
        </w:rPr>
        <w:t>Haris</w:t>
      </w:r>
      <w:proofErr w:type="spellEnd"/>
      <w:r w:rsidRPr="00F24C90">
        <w:rPr>
          <w:lang w:val="en-US"/>
        </w:rPr>
        <w:t xml:space="preserve"> </w:t>
      </w:r>
      <w:proofErr w:type="spellStart"/>
      <w:r w:rsidRPr="00F24C90">
        <w:rPr>
          <w:lang w:val="en-US"/>
        </w:rPr>
        <w:t>Halkic</w:t>
      </w:r>
      <w:proofErr w:type="spellEnd"/>
    </w:p>
    <w:p w14:paraId="36F6A7CC" w14:textId="77777777" w:rsidR="00F24C90" w:rsidRPr="00F24C90" w:rsidRDefault="00F24C90" w:rsidP="00F24C90">
      <w:pPr>
        <w:tabs>
          <w:tab w:val="left" w:pos="1740"/>
        </w:tabs>
        <w:rPr>
          <w:lang w:val="en-US"/>
        </w:rPr>
      </w:pPr>
      <w:proofErr w:type="spellStart"/>
      <w:r w:rsidRPr="00F24C90">
        <w:rPr>
          <w:lang w:val="en-US"/>
        </w:rPr>
        <w:t>Haris</w:t>
      </w:r>
      <w:proofErr w:type="spellEnd"/>
      <w:r w:rsidRPr="00F24C90">
        <w:rPr>
          <w:lang w:val="en-US"/>
        </w:rPr>
        <w:t xml:space="preserve"> </w:t>
      </w:r>
      <w:proofErr w:type="spellStart"/>
      <w:r w:rsidRPr="00F24C90">
        <w:rPr>
          <w:lang w:val="en-US"/>
        </w:rPr>
        <w:t>Halkic</w:t>
      </w:r>
      <w:proofErr w:type="spellEnd"/>
    </w:p>
    <w:p w14:paraId="2F901214" w14:textId="77777777" w:rsidR="00F24C90" w:rsidRPr="00F24C90" w:rsidRDefault="00F24C90" w:rsidP="00F24C90">
      <w:pPr>
        <w:tabs>
          <w:tab w:val="left" w:pos="1740"/>
        </w:tabs>
        <w:rPr>
          <w:lang w:val="en-US"/>
        </w:rPr>
      </w:pPr>
      <w:r w:rsidRPr="00F24C90">
        <w:rPr>
          <w:rFonts w:ascii="Segoe UI Emoji" w:hAnsi="Segoe UI Emoji" w:cs="Segoe UI Emoji"/>
          <w:lang w:val="en-US"/>
        </w:rPr>
        <w:t>👇</w:t>
      </w:r>
      <w:r w:rsidRPr="00F24C90">
        <w:rPr>
          <w:lang w:val="en-US"/>
        </w:rPr>
        <w:t xml:space="preserve"> 21 free sales resources built to make your job easier</w:t>
      </w:r>
    </w:p>
    <w:p w14:paraId="4512625B" w14:textId="77777777" w:rsidR="00F24C90" w:rsidRPr="00F24C90" w:rsidRDefault="00F24C90" w:rsidP="00F24C90">
      <w:pPr>
        <w:tabs>
          <w:tab w:val="left" w:pos="1740"/>
        </w:tabs>
        <w:rPr>
          <w:lang w:val="en-US"/>
        </w:rPr>
      </w:pPr>
    </w:p>
    <w:p w14:paraId="6D5415C5" w14:textId="77777777" w:rsidR="00F24C90" w:rsidRPr="00F24C90" w:rsidRDefault="00F24C90" w:rsidP="00F24C90">
      <w:pPr>
        <w:tabs>
          <w:tab w:val="left" w:pos="1740"/>
        </w:tabs>
        <w:rPr>
          <w:lang w:val="en-US"/>
        </w:rPr>
      </w:pPr>
      <w:r w:rsidRPr="00F24C90">
        <w:rPr>
          <w:lang w:val="en-US"/>
        </w:rPr>
        <w:t>1w</w:t>
      </w:r>
    </w:p>
    <w:p w14:paraId="4DD4292A" w14:textId="77777777" w:rsidR="00F24C90" w:rsidRPr="00F24C90" w:rsidRDefault="00F24C90" w:rsidP="00F24C90">
      <w:pPr>
        <w:tabs>
          <w:tab w:val="left" w:pos="1740"/>
        </w:tabs>
        <w:rPr>
          <w:lang w:val="en-US"/>
        </w:rPr>
      </w:pPr>
    </w:p>
    <w:p w14:paraId="5F3C212C" w14:textId="77777777" w:rsidR="00F24C90" w:rsidRPr="00F24C90" w:rsidRDefault="00F24C90" w:rsidP="00F24C90">
      <w:pPr>
        <w:tabs>
          <w:tab w:val="left" w:pos="1740"/>
        </w:tabs>
        <w:rPr>
          <w:lang w:val="en-US"/>
        </w:rPr>
      </w:pPr>
      <w:r w:rsidRPr="00F24C90">
        <w:rPr>
          <w:lang w:val="en-US"/>
        </w:rPr>
        <w:t>10 Outreach Habits That Get Replies</w:t>
      </w:r>
    </w:p>
    <w:p w14:paraId="20D18AEC" w14:textId="77777777" w:rsidR="00F24C90" w:rsidRPr="00F24C90" w:rsidRDefault="00F24C90" w:rsidP="00F24C90">
      <w:pPr>
        <w:tabs>
          <w:tab w:val="left" w:pos="1740"/>
        </w:tabs>
        <w:rPr>
          <w:lang w:val="en-US"/>
        </w:rPr>
      </w:pPr>
    </w:p>
    <w:p w14:paraId="21CB55D4" w14:textId="77777777" w:rsidR="00F24C90" w:rsidRPr="00F24C90" w:rsidRDefault="00F24C90" w:rsidP="00F24C90">
      <w:pPr>
        <w:tabs>
          <w:tab w:val="left" w:pos="1740"/>
        </w:tabs>
        <w:rPr>
          <w:lang w:val="en-US"/>
        </w:rPr>
      </w:pPr>
      <w:r w:rsidRPr="00F24C90">
        <w:rPr>
          <w:lang w:val="en-US"/>
        </w:rPr>
        <w:t>It’s not magic. It’s behavior.</w:t>
      </w:r>
    </w:p>
    <w:p w14:paraId="10A8748B" w14:textId="77777777" w:rsidR="00F24C90" w:rsidRPr="00F24C90" w:rsidRDefault="00F24C90" w:rsidP="00F24C90">
      <w:pPr>
        <w:tabs>
          <w:tab w:val="left" w:pos="1740"/>
        </w:tabs>
        <w:rPr>
          <w:lang w:val="en-US"/>
        </w:rPr>
      </w:pPr>
    </w:p>
    <w:p w14:paraId="298BB9C3" w14:textId="77777777" w:rsidR="00F24C90" w:rsidRPr="00F24C90" w:rsidRDefault="00F24C90" w:rsidP="00F24C90">
      <w:pPr>
        <w:tabs>
          <w:tab w:val="left" w:pos="1740"/>
        </w:tabs>
        <w:rPr>
          <w:lang w:val="en-US"/>
        </w:rPr>
      </w:pPr>
      <w:r w:rsidRPr="00F24C90">
        <w:rPr>
          <w:lang w:val="en-US"/>
        </w:rPr>
        <w:t>Here’s what top reps do differently.</w:t>
      </w:r>
    </w:p>
    <w:p w14:paraId="70622955" w14:textId="77777777" w:rsidR="00F24C90" w:rsidRPr="00F24C90" w:rsidRDefault="00F24C90" w:rsidP="00F24C90">
      <w:pPr>
        <w:tabs>
          <w:tab w:val="left" w:pos="1740"/>
        </w:tabs>
        <w:rPr>
          <w:lang w:val="en-US"/>
        </w:rPr>
      </w:pPr>
    </w:p>
    <w:p w14:paraId="00D88444" w14:textId="77777777" w:rsidR="00F24C90" w:rsidRPr="00F24C90" w:rsidRDefault="00F24C90" w:rsidP="00F24C90">
      <w:pPr>
        <w:tabs>
          <w:tab w:val="left" w:pos="1740"/>
        </w:tabs>
        <w:rPr>
          <w:lang w:val="en-US"/>
        </w:rPr>
      </w:pPr>
      <w:r w:rsidRPr="00F24C90">
        <w:rPr>
          <w:lang w:val="en-US"/>
        </w:rPr>
        <w:t>1. They always start from a signal</w:t>
      </w:r>
    </w:p>
    <w:p w14:paraId="0D56C4DA" w14:textId="77777777" w:rsidR="00F24C90" w:rsidRPr="00F24C90" w:rsidRDefault="00F24C90" w:rsidP="00F24C90">
      <w:pPr>
        <w:tabs>
          <w:tab w:val="left" w:pos="1740"/>
        </w:tabs>
        <w:rPr>
          <w:lang w:val="en-US"/>
        </w:rPr>
      </w:pPr>
    </w:p>
    <w:p w14:paraId="54CA8FC0" w14:textId="77777777" w:rsidR="00F24C90" w:rsidRPr="00F24C90" w:rsidRDefault="00F24C90" w:rsidP="00F24C90">
      <w:pPr>
        <w:tabs>
          <w:tab w:val="left" w:pos="1740"/>
        </w:tabs>
        <w:rPr>
          <w:lang w:val="en-US"/>
        </w:rPr>
      </w:pPr>
      <w:r w:rsidRPr="00F24C90">
        <w:rPr>
          <w:lang w:val="en-US"/>
        </w:rPr>
        <w:t xml:space="preserve"> → A post, a job change, a trigger. No random cold touches.</w:t>
      </w:r>
    </w:p>
    <w:p w14:paraId="79F992B3" w14:textId="77777777" w:rsidR="00F24C90" w:rsidRPr="00F24C90" w:rsidRDefault="00F24C90" w:rsidP="00F24C90">
      <w:pPr>
        <w:tabs>
          <w:tab w:val="left" w:pos="1740"/>
        </w:tabs>
        <w:rPr>
          <w:lang w:val="en-US"/>
        </w:rPr>
      </w:pPr>
    </w:p>
    <w:p w14:paraId="767DCC5E" w14:textId="77777777" w:rsidR="00F24C90" w:rsidRPr="00F24C90" w:rsidRDefault="00F24C90" w:rsidP="00F24C90">
      <w:pPr>
        <w:tabs>
          <w:tab w:val="left" w:pos="1740"/>
        </w:tabs>
        <w:rPr>
          <w:lang w:val="en-US"/>
        </w:rPr>
      </w:pPr>
      <w:r w:rsidRPr="00F24C90">
        <w:rPr>
          <w:lang w:val="en-US"/>
        </w:rPr>
        <w:t>2. They lead with relevance</w:t>
      </w:r>
    </w:p>
    <w:p w14:paraId="53162F5A" w14:textId="77777777" w:rsidR="00F24C90" w:rsidRPr="00F24C90" w:rsidRDefault="00F24C90" w:rsidP="00F24C90">
      <w:pPr>
        <w:tabs>
          <w:tab w:val="left" w:pos="1740"/>
        </w:tabs>
        <w:rPr>
          <w:lang w:val="en-US"/>
        </w:rPr>
      </w:pPr>
    </w:p>
    <w:p w14:paraId="15237D9E" w14:textId="77777777" w:rsidR="00F24C90" w:rsidRPr="00F24C90" w:rsidRDefault="00F24C90" w:rsidP="00F24C90">
      <w:pPr>
        <w:tabs>
          <w:tab w:val="left" w:pos="1740"/>
        </w:tabs>
        <w:rPr>
          <w:lang w:val="en-US"/>
        </w:rPr>
      </w:pPr>
      <w:r w:rsidRPr="00F24C90">
        <w:rPr>
          <w:lang w:val="en-US"/>
        </w:rPr>
        <w:t xml:space="preserve"> → Every message starts with context the buyer actually cares about.</w:t>
      </w:r>
    </w:p>
    <w:p w14:paraId="0D96DBC9" w14:textId="77777777" w:rsidR="00F24C90" w:rsidRPr="00F24C90" w:rsidRDefault="00F24C90" w:rsidP="00F24C90">
      <w:pPr>
        <w:tabs>
          <w:tab w:val="left" w:pos="1740"/>
        </w:tabs>
        <w:rPr>
          <w:lang w:val="en-US"/>
        </w:rPr>
      </w:pPr>
    </w:p>
    <w:p w14:paraId="6F7A6923" w14:textId="77777777" w:rsidR="00F24C90" w:rsidRPr="00F24C90" w:rsidRDefault="00F24C90" w:rsidP="00F24C90">
      <w:pPr>
        <w:tabs>
          <w:tab w:val="left" w:pos="1740"/>
        </w:tabs>
        <w:rPr>
          <w:lang w:val="en-US"/>
        </w:rPr>
      </w:pPr>
      <w:r w:rsidRPr="00F24C90">
        <w:rPr>
          <w:lang w:val="en-US"/>
        </w:rPr>
        <w:t>3. They change the angle</w:t>
      </w:r>
    </w:p>
    <w:p w14:paraId="4620499E" w14:textId="77777777" w:rsidR="00F24C90" w:rsidRPr="00F24C90" w:rsidRDefault="00F24C90" w:rsidP="00F24C90">
      <w:pPr>
        <w:tabs>
          <w:tab w:val="left" w:pos="1740"/>
        </w:tabs>
        <w:rPr>
          <w:lang w:val="en-US"/>
        </w:rPr>
      </w:pPr>
    </w:p>
    <w:p w14:paraId="5FB50D6F" w14:textId="77777777" w:rsidR="00F24C90" w:rsidRPr="00F24C90" w:rsidRDefault="00F24C90" w:rsidP="00F24C90">
      <w:pPr>
        <w:tabs>
          <w:tab w:val="left" w:pos="1740"/>
        </w:tabs>
        <w:rPr>
          <w:lang w:val="en-US"/>
        </w:rPr>
      </w:pPr>
      <w:r w:rsidRPr="00F24C90">
        <w:rPr>
          <w:lang w:val="en-US"/>
        </w:rPr>
        <w:t xml:space="preserve"> → Different ask, different value, different tone - each touch earns attention.</w:t>
      </w:r>
    </w:p>
    <w:p w14:paraId="3FD14FC3" w14:textId="77777777" w:rsidR="00F24C90" w:rsidRPr="00F24C90" w:rsidRDefault="00F24C90" w:rsidP="00F24C90">
      <w:pPr>
        <w:tabs>
          <w:tab w:val="left" w:pos="1740"/>
        </w:tabs>
        <w:rPr>
          <w:lang w:val="en-US"/>
        </w:rPr>
      </w:pPr>
    </w:p>
    <w:p w14:paraId="5BEDD005" w14:textId="77777777" w:rsidR="00F24C90" w:rsidRPr="00F24C90" w:rsidRDefault="00F24C90" w:rsidP="00F24C90">
      <w:pPr>
        <w:tabs>
          <w:tab w:val="left" w:pos="1740"/>
        </w:tabs>
        <w:rPr>
          <w:lang w:val="en-US"/>
        </w:rPr>
      </w:pPr>
      <w:r w:rsidRPr="00F24C90">
        <w:rPr>
          <w:lang w:val="en-US"/>
        </w:rPr>
        <w:t>4. They keep messages tight</w:t>
      </w:r>
    </w:p>
    <w:p w14:paraId="4D522409" w14:textId="77777777" w:rsidR="00F24C90" w:rsidRPr="00F24C90" w:rsidRDefault="00F24C90" w:rsidP="00F24C90">
      <w:pPr>
        <w:tabs>
          <w:tab w:val="left" w:pos="1740"/>
        </w:tabs>
        <w:rPr>
          <w:lang w:val="en-US"/>
        </w:rPr>
      </w:pPr>
    </w:p>
    <w:p w14:paraId="633D4D67" w14:textId="77777777" w:rsidR="00F24C90" w:rsidRPr="00F24C90" w:rsidRDefault="00F24C90" w:rsidP="00F24C90">
      <w:pPr>
        <w:tabs>
          <w:tab w:val="left" w:pos="1740"/>
        </w:tabs>
        <w:rPr>
          <w:lang w:val="en-US"/>
        </w:rPr>
      </w:pPr>
      <w:r w:rsidRPr="00F24C90">
        <w:rPr>
          <w:lang w:val="en-US"/>
        </w:rPr>
        <w:t xml:space="preserve"> → 3–4 lines. Simple structure. Clear point. Easy to read.</w:t>
      </w:r>
    </w:p>
    <w:p w14:paraId="41CF43FB" w14:textId="77777777" w:rsidR="00F24C90" w:rsidRPr="00F24C90" w:rsidRDefault="00F24C90" w:rsidP="00F24C90">
      <w:pPr>
        <w:tabs>
          <w:tab w:val="left" w:pos="1740"/>
        </w:tabs>
        <w:rPr>
          <w:lang w:val="en-US"/>
        </w:rPr>
      </w:pPr>
    </w:p>
    <w:p w14:paraId="476FCCAC" w14:textId="77777777" w:rsidR="00F24C90" w:rsidRPr="00F24C90" w:rsidRDefault="00F24C90" w:rsidP="00F24C90">
      <w:pPr>
        <w:tabs>
          <w:tab w:val="left" w:pos="1740"/>
        </w:tabs>
        <w:rPr>
          <w:lang w:val="en-US"/>
        </w:rPr>
      </w:pPr>
      <w:r w:rsidRPr="00F24C90">
        <w:rPr>
          <w:lang w:val="en-US"/>
        </w:rPr>
        <w:t>5. They mix channels</w:t>
      </w:r>
    </w:p>
    <w:p w14:paraId="270BD02E" w14:textId="77777777" w:rsidR="00F24C90" w:rsidRPr="00F24C90" w:rsidRDefault="00F24C90" w:rsidP="00F24C90">
      <w:pPr>
        <w:tabs>
          <w:tab w:val="left" w:pos="1740"/>
        </w:tabs>
        <w:rPr>
          <w:lang w:val="en-US"/>
        </w:rPr>
      </w:pPr>
    </w:p>
    <w:p w14:paraId="0B3E4B8E" w14:textId="77777777" w:rsidR="00F24C90" w:rsidRPr="00F24C90" w:rsidRDefault="00F24C90" w:rsidP="00F24C90">
      <w:pPr>
        <w:tabs>
          <w:tab w:val="left" w:pos="1740"/>
        </w:tabs>
        <w:rPr>
          <w:lang w:val="en-US"/>
        </w:rPr>
      </w:pPr>
      <w:r w:rsidRPr="00F24C90">
        <w:rPr>
          <w:lang w:val="en-US"/>
        </w:rPr>
        <w:t xml:space="preserve"> → LinkedIn, email, call. It’s the full sequence that creates momentum.</w:t>
      </w:r>
    </w:p>
    <w:p w14:paraId="6FE54E11" w14:textId="77777777" w:rsidR="00F24C90" w:rsidRPr="00F24C90" w:rsidRDefault="00F24C90" w:rsidP="00F24C90">
      <w:pPr>
        <w:tabs>
          <w:tab w:val="left" w:pos="1740"/>
        </w:tabs>
        <w:rPr>
          <w:lang w:val="en-US"/>
        </w:rPr>
      </w:pPr>
    </w:p>
    <w:p w14:paraId="4AF0C6F4" w14:textId="77777777" w:rsidR="00F24C90" w:rsidRPr="00F24C90" w:rsidRDefault="00F24C90" w:rsidP="00F24C90">
      <w:pPr>
        <w:tabs>
          <w:tab w:val="left" w:pos="1740"/>
        </w:tabs>
        <w:rPr>
          <w:lang w:val="en-US"/>
        </w:rPr>
      </w:pPr>
      <w:r w:rsidRPr="00F24C90">
        <w:rPr>
          <w:lang w:val="en-US"/>
        </w:rPr>
        <w:t>6. They follow up fast</w:t>
      </w:r>
    </w:p>
    <w:p w14:paraId="120D6452" w14:textId="77777777" w:rsidR="00F24C90" w:rsidRPr="00F24C90" w:rsidRDefault="00F24C90" w:rsidP="00F24C90">
      <w:pPr>
        <w:tabs>
          <w:tab w:val="left" w:pos="1740"/>
        </w:tabs>
        <w:rPr>
          <w:lang w:val="en-US"/>
        </w:rPr>
      </w:pPr>
    </w:p>
    <w:p w14:paraId="26CE63EC" w14:textId="77777777" w:rsidR="00F24C90" w:rsidRPr="00F24C90" w:rsidRDefault="00F24C90" w:rsidP="00F24C90">
      <w:pPr>
        <w:tabs>
          <w:tab w:val="left" w:pos="1740"/>
        </w:tabs>
        <w:rPr>
          <w:lang w:val="en-US"/>
        </w:rPr>
      </w:pPr>
      <w:r w:rsidRPr="00F24C90">
        <w:rPr>
          <w:lang w:val="en-US"/>
        </w:rPr>
        <w:t xml:space="preserve"> → 2–3 days max. Long gaps = lost deals.</w:t>
      </w:r>
    </w:p>
    <w:p w14:paraId="56DC2F2C" w14:textId="77777777" w:rsidR="00F24C90" w:rsidRPr="00F24C90" w:rsidRDefault="00F24C90" w:rsidP="00F24C90">
      <w:pPr>
        <w:tabs>
          <w:tab w:val="left" w:pos="1740"/>
        </w:tabs>
        <w:rPr>
          <w:lang w:val="en-US"/>
        </w:rPr>
      </w:pPr>
    </w:p>
    <w:p w14:paraId="580A8E0A" w14:textId="77777777" w:rsidR="00F24C90" w:rsidRPr="00F24C90" w:rsidRDefault="00F24C90" w:rsidP="00F24C90">
      <w:pPr>
        <w:tabs>
          <w:tab w:val="left" w:pos="1740"/>
        </w:tabs>
        <w:rPr>
          <w:lang w:val="en-US"/>
        </w:rPr>
      </w:pPr>
      <w:r w:rsidRPr="00F24C90">
        <w:rPr>
          <w:lang w:val="en-US"/>
        </w:rPr>
        <w:t>7. They adjust based on role</w:t>
      </w:r>
    </w:p>
    <w:p w14:paraId="27F7F46B" w14:textId="77777777" w:rsidR="00F24C90" w:rsidRPr="00F24C90" w:rsidRDefault="00F24C90" w:rsidP="00F24C90">
      <w:pPr>
        <w:tabs>
          <w:tab w:val="left" w:pos="1740"/>
        </w:tabs>
        <w:rPr>
          <w:lang w:val="en-US"/>
        </w:rPr>
      </w:pPr>
    </w:p>
    <w:p w14:paraId="6E687E17" w14:textId="77777777" w:rsidR="00F24C90" w:rsidRPr="00F24C90" w:rsidRDefault="00F24C90" w:rsidP="00F24C90">
      <w:pPr>
        <w:tabs>
          <w:tab w:val="left" w:pos="1740"/>
        </w:tabs>
        <w:rPr>
          <w:lang w:val="en-US"/>
        </w:rPr>
      </w:pPr>
      <w:r w:rsidRPr="00F24C90">
        <w:rPr>
          <w:lang w:val="en-US"/>
        </w:rPr>
        <w:t xml:space="preserve"> → Exec? Talk outcomes. IC? Talk workflow. Tailor by level, not persona decks.</w:t>
      </w:r>
    </w:p>
    <w:p w14:paraId="39BA34AA" w14:textId="77777777" w:rsidR="00F24C90" w:rsidRPr="00F24C90" w:rsidRDefault="00F24C90" w:rsidP="00F24C90">
      <w:pPr>
        <w:tabs>
          <w:tab w:val="left" w:pos="1740"/>
        </w:tabs>
        <w:rPr>
          <w:lang w:val="en-US"/>
        </w:rPr>
      </w:pPr>
    </w:p>
    <w:p w14:paraId="37831E6C" w14:textId="77777777" w:rsidR="00F24C90" w:rsidRPr="00F24C90" w:rsidRDefault="00F24C90" w:rsidP="00F24C90">
      <w:pPr>
        <w:tabs>
          <w:tab w:val="left" w:pos="1740"/>
        </w:tabs>
        <w:rPr>
          <w:lang w:val="en-US"/>
        </w:rPr>
      </w:pPr>
      <w:r w:rsidRPr="00F24C90">
        <w:rPr>
          <w:lang w:val="en-US"/>
        </w:rPr>
        <w:t>8. They use tools without sounding like tools</w:t>
      </w:r>
    </w:p>
    <w:p w14:paraId="3C32E5B5" w14:textId="77777777" w:rsidR="00F24C90" w:rsidRPr="00F24C90" w:rsidRDefault="00F24C90" w:rsidP="00F24C90">
      <w:pPr>
        <w:tabs>
          <w:tab w:val="left" w:pos="1740"/>
        </w:tabs>
        <w:rPr>
          <w:lang w:val="en-US"/>
        </w:rPr>
      </w:pPr>
    </w:p>
    <w:p w14:paraId="07A32DBE" w14:textId="77777777" w:rsidR="00F24C90" w:rsidRPr="00F24C90" w:rsidRDefault="00F24C90" w:rsidP="00F24C90">
      <w:pPr>
        <w:tabs>
          <w:tab w:val="left" w:pos="1740"/>
        </w:tabs>
        <w:rPr>
          <w:lang w:val="en-US"/>
        </w:rPr>
      </w:pPr>
      <w:r w:rsidRPr="00F24C90">
        <w:rPr>
          <w:lang w:val="en-US"/>
        </w:rPr>
        <w:t xml:space="preserve"> → Automation runs the process — the message still sounds human.</w:t>
      </w:r>
    </w:p>
    <w:p w14:paraId="1A1E9576" w14:textId="77777777" w:rsidR="00F24C90" w:rsidRPr="00F24C90" w:rsidRDefault="00F24C90" w:rsidP="00F24C90">
      <w:pPr>
        <w:tabs>
          <w:tab w:val="left" w:pos="1740"/>
        </w:tabs>
        <w:rPr>
          <w:lang w:val="en-US"/>
        </w:rPr>
      </w:pPr>
    </w:p>
    <w:p w14:paraId="225895A1" w14:textId="77777777" w:rsidR="00F24C90" w:rsidRPr="00F24C90" w:rsidRDefault="00F24C90" w:rsidP="00F24C90">
      <w:pPr>
        <w:tabs>
          <w:tab w:val="left" w:pos="1740"/>
        </w:tabs>
        <w:rPr>
          <w:lang w:val="en-US"/>
        </w:rPr>
      </w:pPr>
      <w:r w:rsidRPr="00F24C90">
        <w:rPr>
          <w:lang w:val="en-US"/>
        </w:rPr>
        <w:t>9. They measure what matters</w:t>
      </w:r>
    </w:p>
    <w:p w14:paraId="3B70F916" w14:textId="77777777" w:rsidR="00F24C90" w:rsidRPr="00F24C90" w:rsidRDefault="00F24C90" w:rsidP="00F24C90">
      <w:pPr>
        <w:tabs>
          <w:tab w:val="left" w:pos="1740"/>
        </w:tabs>
        <w:rPr>
          <w:lang w:val="en-US"/>
        </w:rPr>
      </w:pPr>
    </w:p>
    <w:p w14:paraId="78109249" w14:textId="77777777" w:rsidR="00F24C90" w:rsidRPr="00F24C90" w:rsidRDefault="00F24C90" w:rsidP="00F24C90">
      <w:pPr>
        <w:tabs>
          <w:tab w:val="left" w:pos="1740"/>
        </w:tabs>
        <w:rPr>
          <w:lang w:val="en-US"/>
        </w:rPr>
      </w:pPr>
      <w:r w:rsidRPr="00F24C90">
        <w:rPr>
          <w:lang w:val="en-US"/>
        </w:rPr>
        <w:t xml:space="preserve"> → Copy, timing, CTA. If it moves the number, they track it.</w:t>
      </w:r>
    </w:p>
    <w:p w14:paraId="2EC8FDCC" w14:textId="77777777" w:rsidR="00F24C90" w:rsidRPr="00F24C90" w:rsidRDefault="00F24C90" w:rsidP="00F24C90">
      <w:pPr>
        <w:tabs>
          <w:tab w:val="left" w:pos="1740"/>
        </w:tabs>
        <w:rPr>
          <w:lang w:val="en-US"/>
        </w:rPr>
      </w:pPr>
    </w:p>
    <w:p w14:paraId="6FBD3793" w14:textId="77777777" w:rsidR="00F24C90" w:rsidRPr="00F24C90" w:rsidRDefault="00F24C90" w:rsidP="00F24C90">
      <w:pPr>
        <w:tabs>
          <w:tab w:val="left" w:pos="1740"/>
        </w:tabs>
        <w:rPr>
          <w:lang w:val="en-US"/>
        </w:rPr>
      </w:pPr>
      <w:r w:rsidRPr="00F24C90">
        <w:rPr>
          <w:lang w:val="en-US"/>
        </w:rPr>
        <w:t>10. They pivot the angle, not the volume</w:t>
      </w:r>
    </w:p>
    <w:p w14:paraId="4909F2A5" w14:textId="77777777" w:rsidR="00F24C90" w:rsidRPr="00F24C90" w:rsidRDefault="00F24C90" w:rsidP="00F24C90">
      <w:pPr>
        <w:tabs>
          <w:tab w:val="left" w:pos="1740"/>
        </w:tabs>
        <w:rPr>
          <w:lang w:val="en-US"/>
        </w:rPr>
      </w:pPr>
    </w:p>
    <w:p w14:paraId="1DAE81AE" w14:textId="77777777" w:rsidR="00F24C90" w:rsidRPr="00F24C90" w:rsidRDefault="00F24C90" w:rsidP="00F24C90">
      <w:pPr>
        <w:tabs>
          <w:tab w:val="left" w:pos="1740"/>
        </w:tabs>
        <w:rPr>
          <w:lang w:val="en-US"/>
        </w:rPr>
      </w:pPr>
      <w:r w:rsidRPr="00F24C90">
        <w:rPr>
          <w:lang w:val="en-US"/>
        </w:rPr>
        <w:t xml:space="preserve"> → More touches aren’t better. Smarter ones are.</w:t>
      </w:r>
    </w:p>
    <w:p w14:paraId="4AB1AC9A" w14:textId="77777777" w:rsidR="00F24C90" w:rsidRPr="00F24C90" w:rsidRDefault="00F24C90" w:rsidP="00F24C90">
      <w:pPr>
        <w:tabs>
          <w:tab w:val="left" w:pos="1740"/>
        </w:tabs>
        <w:rPr>
          <w:lang w:val="en-US"/>
        </w:rPr>
      </w:pPr>
    </w:p>
    <w:p w14:paraId="1D377939" w14:textId="77777777" w:rsidR="00F24C90" w:rsidRPr="00F24C90" w:rsidRDefault="00F24C90" w:rsidP="00F24C90">
      <w:pPr>
        <w:tabs>
          <w:tab w:val="left" w:pos="1740"/>
        </w:tabs>
        <w:rPr>
          <w:lang w:val="en-US"/>
        </w:rPr>
      </w:pPr>
    </w:p>
    <w:p w14:paraId="74323B0C" w14:textId="77777777" w:rsidR="00F24C90" w:rsidRPr="00F24C90" w:rsidRDefault="00F24C90" w:rsidP="00F24C90">
      <w:pPr>
        <w:tabs>
          <w:tab w:val="left" w:pos="1740"/>
        </w:tabs>
        <w:rPr>
          <w:lang w:val="en-US"/>
        </w:rPr>
      </w:pPr>
      <w:r w:rsidRPr="00F24C90">
        <w:rPr>
          <w:lang w:val="en-US"/>
        </w:rPr>
        <w:t xml:space="preserve">This is exactly what tools like </w:t>
      </w:r>
      <w:proofErr w:type="spellStart"/>
      <w:r w:rsidRPr="00F24C90">
        <w:rPr>
          <w:lang w:val="en-US"/>
        </w:rPr>
        <w:t>lemlist</w:t>
      </w:r>
      <w:proofErr w:type="spellEnd"/>
      <w:r w:rsidRPr="00F24C90">
        <w:rPr>
          <w:lang w:val="en-US"/>
        </w:rPr>
        <w:t xml:space="preserve"> help enable:</w:t>
      </w:r>
    </w:p>
    <w:p w14:paraId="4610362B" w14:textId="77777777" w:rsidR="00F24C90" w:rsidRPr="00F24C90" w:rsidRDefault="00F24C90" w:rsidP="00F24C90">
      <w:pPr>
        <w:tabs>
          <w:tab w:val="left" w:pos="1740"/>
        </w:tabs>
        <w:rPr>
          <w:lang w:val="en-US"/>
        </w:rPr>
      </w:pPr>
    </w:p>
    <w:p w14:paraId="76FADE5E" w14:textId="77777777" w:rsidR="00F24C90" w:rsidRPr="00F24C90" w:rsidRDefault="00F24C90" w:rsidP="00F24C90">
      <w:pPr>
        <w:tabs>
          <w:tab w:val="left" w:pos="1740"/>
        </w:tabs>
        <w:rPr>
          <w:lang w:val="en-US"/>
        </w:rPr>
      </w:pPr>
      <w:r w:rsidRPr="00F24C90">
        <w:rPr>
          <w:lang w:val="en-US"/>
        </w:rPr>
        <w:t>→ Multichannel sequencing</w:t>
      </w:r>
    </w:p>
    <w:p w14:paraId="1131B8AF" w14:textId="77777777" w:rsidR="00F24C90" w:rsidRPr="00F24C90" w:rsidRDefault="00F24C90" w:rsidP="00F24C90">
      <w:pPr>
        <w:tabs>
          <w:tab w:val="left" w:pos="1740"/>
        </w:tabs>
        <w:rPr>
          <w:lang w:val="en-US"/>
        </w:rPr>
      </w:pPr>
    </w:p>
    <w:p w14:paraId="3B86C0DB" w14:textId="77777777" w:rsidR="00F24C90" w:rsidRPr="00F24C90" w:rsidRDefault="00F24C90" w:rsidP="00F24C90">
      <w:pPr>
        <w:tabs>
          <w:tab w:val="left" w:pos="1740"/>
        </w:tabs>
        <w:rPr>
          <w:lang w:val="en-US"/>
        </w:rPr>
      </w:pPr>
      <w:r w:rsidRPr="00F24C90">
        <w:rPr>
          <w:lang w:val="en-US"/>
        </w:rPr>
        <w:t>→ Signal-based targeting</w:t>
      </w:r>
    </w:p>
    <w:p w14:paraId="3BA15CA3" w14:textId="77777777" w:rsidR="00F24C90" w:rsidRPr="00F24C90" w:rsidRDefault="00F24C90" w:rsidP="00F24C90">
      <w:pPr>
        <w:tabs>
          <w:tab w:val="left" w:pos="1740"/>
        </w:tabs>
        <w:rPr>
          <w:lang w:val="en-US"/>
        </w:rPr>
      </w:pPr>
    </w:p>
    <w:p w14:paraId="386BB334" w14:textId="77777777" w:rsidR="00F24C90" w:rsidRPr="00F24C90" w:rsidRDefault="00F24C90" w:rsidP="00F24C90">
      <w:pPr>
        <w:tabs>
          <w:tab w:val="left" w:pos="1740"/>
        </w:tabs>
        <w:rPr>
          <w:lang w:val="en-US"/>
        </w:rPr>
      </w:pPr>
      <w:r w:rsidRPr="00F24C90">
        <w:rPr>
          <w:lang w:val="en-US"/>
        </w:rPr>
        <w:t>→ CTA testing and smart pauses</w:t>
      </w:r>
    </w:p>
    <w:p w14:paraId="16C6B181" w14:textId="77777777" w:rsidR="00F24C90" w:rsidRPr="00F24C90" w:rsidRDefault="00F24C90" w:rsidP="00F24C90">
      <w:pPr>
        <w:tabs>
          <w:tab w:val="left" w:pos="1740"/>
        </w:tabs>
        <w:rPr>
          <w:lang w:val="en-US"/>
        </w:rPr>
      </w:pPr>
    </w:p>
    <w:p w14:paraId="5F944CA5" w14:textId="77777777" w:rsidR="00F24C90" w:rsidRPr="00F24C90" w:rsidRDefault="00F24C90" w:rsidP="00F24C90">
      <w:pPr>
        <w:tabs>
          <w:tab w:val="left" w:pos="1740"/>
        </w:tabs>
        <w:rPr>
          <w:lang w:val="en-US"/>
        </w:rPr>
      </w:pPr>
      <w:r w:rsidRPr="00F24C90">
        <w:rPr>
          <w:lang w:val="en-US"/>
        </w:rPr>
        <w:t>→ Real motion, not just message dumps</w:t>
      </w:r>
    </w:p>
    <w:p w14:paraId="574D4B47" w14:textId="77777777" w:rsidR="00F24C90" w:rsidRPr="00F24C90" w:rsidRDefault="00F24C90" w:rsidP="00F24C90">
      <w:pPr>
        <w:tabs>
          <w:tab w:val="left" w:pos="1740"/>
        </w:tabs>
        <w:rPr>
          <w:lang w:val="en-US"/>
        </w:rPr>
      </w:pPr>
    </w:p>
    <w:p w14:paraId="744EB0AB" w14:textId="02DF86C8" w:rsidR="00F24C90" w:rsidRDefault="00F24C90" w:rsidP="00F24C90">
      <w:pPr>
        <w:tabs>
          <w:tab w:val="left" w:pos="1740"/>
        </w:tabs>
        <w:rPr>
          <w:lang w:val="en-US"/>
        </w:rPr>
      </w:pPr>
      <w:r w:rsidRPr="00F24C90">
        <w:rPr>
          <w:lang w:val="en-US"/>
        </w:rPr>
        <w:t>If you're building serious outreach systems, it's worth a look.</w:t>
      </w:r>
    </w:p>
    <w:p w14:paraId="544264EC" w14:textId="17D960DE" w:rsidR="00F24C90" w:rsidRDefault="0086443D" w:rsidP="0086443D">
      <w:pPr>
        <w:tabs>
          <w:tab w:val="left" w:pos="1740"/>
        </w:tabs>
        <w:rPr>
          <w:lang w:val="en-US"/>
        </w:rPr>
      </w:pPr>
      <w:r w:rsidRPr="0086443D">
        <w:rPr>
          <w:lang w:val="en-US"/>
        </w:rPr>
        <w:drawing>
          <wp:inline distT="0" distB="0" distL="0" distR="0" wp14:anchorId="2D29CB09" wp14:editId="4D391478">
            <wp:extent cx="5731510" cy="7117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117715"/>
                    </a:xfrm>
                    <a:prstGeom prst="rect">
                      <a:avLst/>
                    </a:prstGeom>
                  </pic:spPr>
                </pic:pic>
              </a:graphicData>
            </a:graphic>
          </wp:inline>
        </w:drawing>
      </w:r>
    </w:p>
    <w:p w14:paraId="0965EB89" w14:textId="5877FFAE" w:rsidR="00652ADD" w:rsidRDefault="00652ADD" w:rsidP="00652ADD">
      <w:pPr>
        <w:tabs>
          <w:tab w:val="left" w:pos="1320"/>
        </w:tabs>
        <w:rPr>
          <w:lang w:val="en-US"/>
        </w:rPr>
      </w:pPr>
      <w:r>
        <w:rPr>
          <w:lang w:val="en-US"/>
        </w:rPr>
        <w:tab/>
      </w:r>
    </w:p>
    <w:p w14:paraId="0E9898BF" w14:textId="0F288565" w:rsidR="00652ADD" w:rsidRDefault="00652ADD" w:rsidP="00652ADD">
      <w:pPr>
        <w:tabs>
          <w:tab w:val="left" w:pos="1320"/>
        </w:tabs>
        <w:rPr>
          <w:lang w:val="en-US"/>
        </w:rPr>
      </w:pPr>
    </w:p>
    <w:p w14:paraId="104361C3" w14:textId="77777777" w:rsidR="00652ADD" w:rsidRPr="00652ADD" w:rsidRDefault="00652ADD" w:rsidP="00652ADD">
      <w:pPr>
        <w:tabs>
          <w:tab w:val="left" w:pos="1320"/>
        </w:tabs>
        <w:rPr>
          <w:lang w:val="en-US"/>
        </w:rPr>
      </w:pPr>
      <w:r w:rsidRPr="00652ADD">
        <w:rPr>
          <w:lang w:val="en-US"/>
        </w:rPr>
        <w:lastRenderedPageBreak/>
        <w:t>I made more money in May than in my entire 1st year as an SDR. 5 key sales skills that got me there:</w:t>
      </w:r>
    </w:p>
    <w:p w14:paraId="040A4245" w14:textId="77777777" w:rsidR="00652ADD" w:rsidRPr="00652ADD" w:rsidRDefault="00652ADD" w:rsidP="00652ADD">
      <w:pPr>
        <w:tabs>
          <w:tab w:val="left" w:pos="1320"/>
        </w:tabs>
        <w:rPr>
          <w:lang w:val="en-US"/>
        </w:rPr>
      </w:pPr>
    </w:p>
    <w:p w14:paraId="189D0F09" w14:textId="77777777" w:rsidR="00652ADD" w:rsidRPr="00652ADD" w:rsidRDefault="00652ADD" w:rsidP="00652ADD">
      <w:pPr>
        <w:tabs>
          <w:tab w:val="left" w:pos="1320"/>
        </w:tabs>
        <w:rPr>
          <w:lang w:val="en-US"/>
        </w:rPr>
      </w:pPr>
      <w:r w:rsidRPr="00652ADD">
        <w:rPr>
          <w:lang w:val="en-US"/>
        </w:rPr>
        <w:t>1. (</w:t>
      </w:r>
      <w:r w:rsidRPr="00652ADD">
        <w:rPr>
          <w:rFonts w:ascii="Cambria Math" w:hAnsi="Cambria Math" w:cs="Cambria Math"/>
          <w:lang w:val="en-US"/>
        </w:rPr>
        <w:t>𝗗𝗶𝘀</w:t>
      </w:r>
      <w:r w:rsidRPr="00652ADD">
        <w:rPr>
          <w:lang w:val="en-US"/>
        </w:rPr>
        <w:t>)</w:t>
      </w:r>
      <w:r w:rsidRPr="00652ADD">
        <w:rPr>
          <w:rFonts w:ascii="Cambria Math" w:hAnsi="Cambria Math" w:cs="Cambria Math"/>
          <w:lang w:val="en-US"/>
        </w:rPr>
        <w:t>𝗾𝘂𝗮𝗹𝗶𝗳𝗶𝗰𝗮𝘁𝗶𝗼𝗻</w:t>
      </w:r>
      <w:r w:rsidRPr="00652ADD">
        <w:rPr>
          <w:lang w:val="en-US"/>
        </w:rPr>
        <w:t xml:space="preserve"> </w:t>
      </w:r>
    </w:p>
    <w:p w14:paraId="5C568810"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You have to know your ideal customer profile (ICP)</w:t>
      </w:r>
    </w:p>
    <w:p w14:paraId="7EAEA5B3"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Softly qualify budget, need, authority, timeline</w:t>
      </w:r>
    </w:p>
    <w:p w14:paraId="0D17C6B5" w14:textId="77777777" w:rsidR="00652ADD" w:rsidRPr="00652ADD" w:rsidRDefault="00652ADD" w:rsidP="00652ADD">
      <w:pPr>
        <w:tabs>
          <w:tab w:val="left" w:pos="1320"/>
        </w:tabs>
        <w:rPr>
          <w:lang w:val="en-US"/>
        </w:rPr>
      </w:pPr>
      <w:r w:rsidRPr="00652ADD">
        <w:rPr>
          <w:lang w:val="en-US"/>
        </w:rPr>
        <w:t xml:space="preserve"> </w:t>
      </w:r>
      <w:r w:rsidRPr="00652ADD">
        <w:rPr>
          <w:rFonts w:ascii="Cambria Math" w:hAnsi="Cambria Math" w:cs="Cambria Math"/>
          <w:lang w:val="en-US"/>
        </w:rPr>
        <w:t>↳</w:t>
      </w:r>
      <w:r w:rsidRPr="00652ADD">
        <w:rPr>
          <w:lang w:val="en-US"/>
        </w:rPr>
        <w:t xml:space="preserve"> Have the courage to walk away from bad fits</w:t>
      </w:r>
    </w:p>
    <w:p w14:paraId="642EB8D6" w14:textId="77777777" w:rsidR="00652ADD" w:rsidRPr="00652ADD" w:rsidRDefault="00652ADD" w:rsidP="00652ADD">
      <w:pPr>
        <w:tabs>
          <w:tab w:val="left" w:pos="1320"/>
        </w:tabs>
        <w:rPr>
          <w:lang w:val="en-US"/>
        </w:rPr>
      </w:pPr>
    </w:p>
    <w:p w14:paraId="6F75D496" w14:textId="77777777" w:rsidR="00652ADD" w:rsidRPr="00652ADD" w:rsidRDefault="00652ADD" w:rsidP="00652ADD">
      <w:pPr>
        <w:tabs>
          <w:tab w:val="left" w:pos="1320"/>
        </w:tabs>
        <w:rPr>
          <w:lang w:val="en-US"/>
        </w:rPr>
      </w:pPr>
      <w:r w:rsidRPr="00652ADD">
        <w:rPr>
          <w:lang w:val="en-US"/>
        </w:rPr>
        <w:t xml:space="preserve">2. </w:t>
      </w:r>
      <w:r w:rsidRPr="00652ADD">
        <w:rPr>
          <w:rFonts w:ascii="Cambria Math" w:hAnsi="Cambria Math" w:cs="Cambria Math"/>
          <w:lang w:val="en-US"/>
        </w:rPr>
        <w:t>𝗣𝗿𝗼𝘀𝗽𝗲𝗰𝘁𝗶𝗻𝗴</w:t>
      </w:r>
      <w:r w:rsidRPr="00652ADD">
        <w:rPr>
          <w:lang w:val="en-US"/>
        </w:rPr>
        <w:t xml:space="preserve"> </w:t>
      </w:r>
    </w:p>
    <w:p w14:paraId="16697F72"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Lead with business problems, not features </w:t>
      </w:r>
    </w:p>
    <w:p w14:paraId="684B031E"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Cut through the AI noise with relevance</w:t>
      </w:r>
    </w:p>
    <w:p w14:paraId="20C37369"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Master video prospecting (game changer)</w:t>
      </w:r>
    </w:p>
    <w:p w14:paraId="052F5100" w14:textId="77777777" w:rsidR="00652ADD" w:rsidRPr="00652ADD" w:rsidRDefault="00652ADD" w:rsidP="00652ADD">
      <w:pPr>
        <w:tabs>
          <w:tab w:val="left" w:pos="1320"/>
        </w:tabs>
        <w:rPr>
          <w:lang w:val="en-US"/>
        </w:rPr>
      </w:pPr>
    </w:p>
    <w:p w14:paraId="034315EA" w14:textId="77777777" w:rsidR="00652ADD" w:rsidRPr="00652ADD" w:rsidRDefault="00652ADD" w:rsidP="00652ADD">
      <w:pPr>
        <w:tabs>
          <w:tab w:val="left" w:pos="1320"/>
        </w:tabs>
        <w:rPr>
          <w:lang w:val="en-US"/>
        </w:rPr>
      </w:pPr>
      <w:r w:rsidRPr="00652ADD">
        <w:rPr>
          <w:lang w:val="en-US"/>
        </w:rPr>
        <w:t xml:space="preserve">3. </w:t>
      </w:r>
      <w:r w:rsidRPr="00652ADD">
        <w:rPr>
          <w:rFonts w:ascii="Cambria Math" w:hAnsi="Cambria Math" w:cs="Cambria Math"/>
          <w:lang w:val="en-US"/>
        </w:rPr>
        <w:t>𝗗𝗶𝘀𝗰𝗼𝘃𝗲𝗿𝘆</w:t>
      </w:r>
      <w:r w:rsidRPr="00652ADD">
        <w:rPr>
          <w:lang w:val="en-US"/>
        </w:rPr>
        <w:t xml:space="preserve"> </w:t>
      </w:r>
    </w:p>
    <w:p w14:paraId="3FAC6C3A"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Uncover the Cost Of Inaction to drive urgency</w:t>
      </w:r>
    </w:p>
    <w:p w14:paraId="54C0CC15"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Map out the entire decision making committee </w:t>
      </w:r>
    </w:p>
    <w:p w14:paraId="03621866"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Ask the hard questions that competitors avoid</w:t>
      </w:r>
    </w:p>
    <w:p w14:paraId="654EC191" w14:textId="77777777" w:rsidR="00652ADD" w:rsidRPr="00652ADD" w:rsidRDefault="00652ADD" w:rsidP="00652ADD">
      <w:pPr>
        <w:tabs>
          <w:tab w:val="left" w:pos="1320"/>
        </w:tabs>
        <w:rPr>
          <w:lang w:val="en-US"/>
        </w:rPr>
      </w:pPr>
    </w:p>
    <w:p w14:paraId="1964C094" w14:textId="77777777" w:rsidR="00652ADD" w:rsidRPr="00652ADD" w:rsidRDefault="00652ADD" w:rsidP="00652ADD">
      <w:pPr>
        <w:tabs>
          <w:tab w:val="left" w:pos="1320"/>
        </w:tabs>
        <w:rPr>
          <w:lang w:val="en-US"/>
        </w:rPr>
      </w:pPr>
      <w:r w:rsidRPr="00652ADD">
        <w:rPr>
          <w:lang w:val="en-US"/>
        </w:rPr>
        <w:t xml:space="preserve">4. </w:t>
      </w:r>
      <w:r w:rsidRPr="00652ADD">
        <w:rPr>
          <w:rFonts w:ascii="Cambria Math" w:hAnsi="Cambria Math" w:cs="Cambria Math"/>
          <w:lang w:val="en-US"/>
        </w:rPr>
        <w:t>𝗖𝗹𝗼𝘀𝗶𝗻𝗴</w:t>
      </w:r>
      <w:r w:rsidRPr="00652ADD">
        <w:rPr>
          <w:lang w:val="en-US"/>
        </w:rPr>
        <w:t xml:space="preserve"> </w:t>
      </w:r>
    </w:p>
    <w:p w14:paraId="493CACA1"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Create mutual action plans with clear next steps </w:t>
      </w:r>
    </w:p>
    <w:p w14:paraId="37B7858A"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Get multiple stakeholders involved from the start </w:t>
      </w:r>
    </w:p>
    <w:p w14:paraId="168ACBF0"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Hold prospects accountable to their commitments</w:t>
      </w:r>
    </w:p>
    <w:p w14:paraId="65BE70A1" w14:textId="77777777" w:rsidR="00652ADD" w:rsidRPr="00652ADD" w:rsidRDefault="00652ADD" w:rsidP="00652ADD">
      <w:pPr>
        <w:tabs>
          <w:tab w:val="left" w:pos="1320"/>
        </w:tabs>
        <w:rPr>
          <w:lang w:val="en-US"/>
        </w:rPr>
      </w:pPr>
    </w:p>
    <w:p w14:paraId="55F3C467" w14:textId="77777777" w:rsidR="00652ADD" w:rsidRPr="00652ADD" w:rsidRDefault="00652ADD" w:rsidP="00652ADD">
      <w:pPr>
        <w:tabs>
          <w:tab w:val="left" w:pos="1320"/>
        </w:tabs>
        <w:rPr>
          <w:lang w:val="en-US"/>
        </w:rPr>
      </w:pPr>
      <w:r w:rsidRPr="00652ADD">
        <w:rPr>
          <w:lang w:val="en-US"/>
        </w:rPr>
        <w:t xml:space="preserve">5. </w:t>
      </w:r>
      <w:r w:rsidRPr="00652ADD">
        <w:rPr>
          <w:rFonts w:ascii="Cambria Math" w:hAnsi="Cambria Math" w:cs="Cambria Math"/>
          <w:lang w:val="en-US"/>
        </w:rPr>
        <w:t>𝗦𝗼𝗰𝗶𝗮𝗹</w:t>
      </w:r>
      <w:r w:rsidRPr="00652ADD">
        <w:rPr>
          <w:lang w:val="en-US"/>
        </w:rPr>
        <w:t xml:space="preserve"> </w:t>
      </w:r>
      <w:r w:rsidRPr="00652ADD">
        <w:rPr>
          <w:rFonts w:ascii="Cambria Math" w:hAnsi="Cambria Math" w:cs="Cambria Math"/>
          <w:lang w:val="en-US"/>
        </w:rPr>
        <w:t>𝗦𝗲𝗹𝗹𝗶𝗻𝗴</w:t>
      </w:r>
      <w:r w:rsidRPr="00652ADD">
        <w:rPr>
          <w:lang w:val="en-US"/>
        </w:rPr>
        <w:t xml:space="preserve"> </w:t>
      </w:r>
    </w:p>
    <w:p w14:paraId="03C27D30"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Build your personal brand on LinkedIn </w:t>
      </w:r>
    </w:p>
    <w:p w14:paraId="57493EC7"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Use likes, comments or profile views for outreach</w:t>
      </w:r>
    </w:p>
    <w:p w14:paraId="2FFA35CE" w14:textId="77777777" w:rsidR="00652ADD" w:rsidRPr="00652ADD" w:rsidRDefault="00652ADD" w:rsidP="00652ADD">
      <w:pPr>
        <w:tabs>
          <w:tab w:val="left" w:pos="1320"/>
        </w:tabs>
        <w:rPr>
          <w:lang w:val="en-US"/>
        </w:rPr>
      </w:pPr>
      <w:r w:rsidRPr="00652ADD">
        <w:rPr>
          <w:rFonts w:ascii="Cambria Math" w:hAnsi="Cambria Math" w:cs="Cambria Math"/>
          <w:lang w:val="en-US"/>
        </w:rPr>
        <w:t>↳</w:t>
      </w:r>
      <w:r w:rsidRPr="00652ADD">
        <w:rPr>
          <w:lang w:val="en-US"/>
        </w:rPr>
        <w:t xml:space="preserve"> Nurture your target audience with value over time</w:t>
      </w:r>
    </w:p>
    <w:p w14:paraId="2CEEEDB0" w14:textId="77777777" w:rsidR="00652ADD" w:rsidRPr="00652ADD" w:rsidRDefault="00652ADD" w:rsidP="00652ADD">
      <w:pPr>
        <w:tabs>
          <w:tab w:val="left" w:pos="1320"/>
        </w:tabs>
        <w:rPr>
          <w:lang w:val="en-US"/>
        </w:rPr>
      </w:pPr>
    </w:p>
    <w:p w14:paraId="65214836" w14:textId="77777777" w:rsidR="00652ADD" w:rsidRPr="00652ADD" w:rsidRDefault="00652ADD" w:rsidP="00652ADD">
      <w:pPr>
        <w:tabs>
          <w:tab w:val="left" w:pos="1320"/>
        </w:tabs>
        <w:rPr>
          <w:lang w:val="en-US"/>
        </w:rPr>
      </w:pPr>
      <w:r w:rsidRPr="00652ADD">
        <w:rPr>
          <w:lang w:val="en-US"/>
        </w:rPr>
        <w:t>The biggest game changer so far?</w:t>
      </w:r>
    </w:p>
    <w:p w14:paraId="48DC2033" w14:textId="77777777" w:rsidR="00652ADD" w:rsidRPr="00652ADD" w:rsidRDefault="00652ADD" w:rsidP="00652ADD">
      <w:pPr>
        <w:tabs>
          <w:tab w:val="left" w:pos="1320"/>
        </w:tabs>
        <w:rPr>
          <w:lang w:val="en-US"/>
        </w:rPr>
      </w:pPr>
    </w:p>
    <w:p w14:paraId="3FCC2389" w14:textId="77777777" w:rsidR="00652ADD" w:rsidRPr="00652ADD" w:rsidRDefault="00652ADD" w:rsidP="00652ADD">
      <w:pPr>
        <w:tabs>
          <w:tab w:val="left" w:pos="1320"/>
        </w:tabs>
        <w:rPr>
          <w:lang w:val="en-US"/>
        </w:rPr>
      </w:pPr>
      <w:r w:rsidRPr="00652ADD">
        <w:rPr>
          <w:lang w:val="en-US"/>
        </w:rPr>
        <w:t>The ability to generate my own leads from LinkedIn.</w:t>
      </w:r>
    </w:p>
    <w:p w14:paraId="157C24E6" w14:textId="77777777" w:rsidR="00652ADD" w:rsidRPr="00652ADD" w:rsidRDefault="00652ADD" w:rsidP="00652ADD">
      <w:pPr>
        <w:tabs>
          <w:tab w:val="left" w:pos="1320"/>
        </w:tabs>
        <w:rPr>
          <w:lang w:val="en-US"/>
        </w:rPr>
      </w:pPr>
    </w:p>
    <w:p w14:paraId="56A05522" w14:textId="77777777" w:rsidR="00652ADD" w:rsidRPr="00652ADD" w:rsidRDefault="00652ADD" w:rsidP="00652ADD">
      <w:pPr>
        <w:tabs>
          <w:tab w:val="left" w:pos="1320"/>
        </w:tabs>
        <w:rPr>
          <w:lang w:val="en-US"/>
        </w:rPr>
      </w:pPr>
      <w:r w:rsidRPr="00652ADD">
        <w:rPr>
          <w:lang w:val="en-US"/>
        </w:rPr>
        <w:lastRenderedPageBreak/>
        <w:t>This will be a top hiring criteria for future sellers.</w:t>
      </w:r>
    </w:p>
    <w:p w14:paraId="5FEEE16D" w14:textId="77777777" w:rsidR="00652ADD" w:rsidRPr="00652ADD" w:rsidRDefault="00652ADD" w:rsidP="00652ADD">
      <w:pPr>
        <w:tabs>
          <w:tab w:val="left" w:pos="1320"/>
        </w:tabs>
        <w:rPr>
          <w:lang w:val="en-US"/>
        </w:rPr>
      </w:pPr>
    </w:p>
    <w:p w14:paraId="6A4AF7E6" w14:textId="77777777" w:rsidR="00652ADD" w:rsidRPr="00652ADD" w:rsidRDefault="00652ADD" w:rsidP="00652ADD">
      <w:pPr>
        <w:tabs>
          <w:tab w:val="left" w:pos="1320"/>
        </w:tabs>
        <w:rPr>
          <w:lang w:val="en-US"/>
        </w:rPr>
      </w:pPr>
      <w:r w:rsidRPr="00652ADD">
        <w:rPr>
          <w:lang w:val="en-US"/>
        </w:rPr>
        <w:t>No pipeline? Go on LinkedIn.</w:t>
      </w:r>
    </w:p>
    <w:p w14:paraId="59152292" w14:textId="77777777" w:rsidR="00652ADD" w:rsidRPr="00652ADD" w:rsidRDefault="00652ADD" w:rsidP="00652ADD">
      <w:pPr>
        <w:tabs>
          <w:tab w:val="left" w:pos="1320"/>
        </w:tabs>
        <w:rPr>
          <w:lang w:val="en-US"/>
        </w:rPr>
      </w:pPr>
      <w:r w:rsidRPr="00652ADD">
        <w:rPr>
          <w:lang w:val="en-US"/>
        </w:rPr>
        <w:t>No brand awareness? Build it on LinkedIn.</w:t>
      </w:r>
    </w:p>
    <w:p w14:paraId="1ADC2A16" w14:textId="77777777" w:rsidR="00652ADD" w:rsidRPr="00652ADD" w:rsidRDefault="00652ADD" w:rsidP="00652ADD">
      <w:pPr>
        <w:tabs>
          <w:tab w:val="left" w:pos="1320"/>
        </w:tabs>
        <w:rPr>
          <w:lang w:val="en-US"/>
        </w:rPr>
      </w:pPr>
      <w:r w:rsidRPr="00652ADD">
        <w:rPr>
          <w:lang w:val="en-US"/>
        </w:rPr>
        <w:t>No meetings in the calendar? Book them on LinkedIn.</w:t>
      </w:r>
    </w:p>
    <w:p w14:paraId="0B4748D0" w14:textId="77777777" w:rsidR="00652ADD" w:rsidRPr="00652ADD" w:rsidRDefault="00652ADD" w:rsidP="00652ADD">
      <w:pPr>
        <w:tabs>
          <w:tab w:val="left" w:pos="1320"/>
        </w:tabs>
        <w:rPr>
          <w:lang w:val="en-US"/>
        </w:rPr>
      </w:pPr>
    </w:p>
    <w:p w14:paraId="48C11D97" w14:textId="77777777" w:rsidR="00652ADD" w:rsidRPr="00652ADD" w:rsidRDefault="00652ADD" w:rsidP="00652ADD">
      <w:pPr>
        <w:tabs>
          <w:tab w:val="left" w:pos="1320"/>
        </w:tabs>
        <w:rPr>
          <w:lang w:val="en-US"/>
        </w:rPr>
      </w:pPr>
      <w:r w:rsidRPr="00652ADD">
        <w:rPr>
          <w:lang w:val="en-US"/>
        </w:rPr>
        <w:t>Building your brand is future-proofing your sales career.</w:t>
      </w:r>
    </w:p>
    <w:p w14:paraId="33991561" w14:textId="77777777" w:rsidR="00652ADD" w:rsidRPr="00652ADD" w:rsidRDefault="00652ADD" w:rsidP="00652ADD">
      <w:pPr>
        <w:tabs>
          <w:tab w:val="left" w:pos="1320"/>
        </w:tabs>
        <w:rPr>
          <w:lang w:val="en-US"/>
        </w:rPr>
      </w:pPr>
    </w:p>
    <w:p w14:paraId="12D5F6D1" w14:textId="77777777" w:rsidR="00652ADD" w:rsidRPr="00652ADD" w:rsidRDefault="00652ADD" w:rsidP="00652ADD">
      <w:pPr>
        <w:tabs>
          <w:tab w:val="left" w:pos="1320"/>
        </w:tabs>
        <w:rPr>
          <w:lang w:val="en-US"/>
        </w:rPr>
      </w:pPr>
      <w:r w:rsidRPr="00652ADD">
        <w:rPr>
          <w:lang w:val="en-US"/>
        </w:rPr>
        <w:t>Agree or disagree?</w:t>
      </w:r>
      <w:r w:rsidRPr="00652ADD">
        <w:rPr>
          <w:rFonts w:ascii="Segoe UI Emoji" w:hAnsi="Segoe UI Emoji" w:cs="Segoe UI Emoji"/>
          <w:lang w:val="en-US"/>
        </w:rPr>
        <w:t>👇</w:t>
      </w:r>
      <w:r w:rsidRPr="00652ADD">
        <w:rPr>
          <w:lang w:val="en-US"/>
        </w:rPr>
        <w:t xml:space="preserve"> </w:t>
      </w:r>
    </w:p>
    <w:p w14:paraId="356A7BD4" w14:textId="77777777" w:rsidR="00652ADD" w:rsidRPr="00652ADD" w:rsidRDefault="00652ADD" w:rsidP="00652ADD">
      <w:pPr>
        <w:tabs>
          <w:tab w:val="left" w:pos="1320"/>
        </w:tabs>
        <w:rPr>
          <w:lang w:val="en-US"/>
        </w:rPr>
      </w:pPr>
    </w:p>
    <w:p w14:paraId="511D4DEE" w14:textId="77777777" w:rsidR="00652ADD" w:rsidRPr="00652ADD" w:rsidRDefault="00652ADD" w:rsidP="00652ADD">
      <w:pPr>
        <w:tabs>
          <w:tab w:val="left" w:pos="1320"/>
        </w:tabs>
        <w:rPr>
          <w:lang w:val="en-US"/>
        </w:rPr>
      </w:pPr>
      <w:r w:rsidRPr="00652ADD">
        <w:rPr>
          <w:rFonts w:ascii="Segoe UI Emoji" w:hAnsi="Segoe UI Emoji" w:cs="Segoe UI Emoji"/>
          <w:lang w:val="en-US"/>
        </w:rPr>
        <w:t>♻</w:t>
      </w:r>
      <w:r w:rsidRPr="00652ADD">
        <w:rPr>
          <w:lang w:val="en-US"/>
        </w:rPr>
        <w:t>️ Repost and share this in your team Slack</w:t>
      </w:r>
    </w:p>
    <w:p w14:paraId="6C437C19" w14:textId="77777777" w:rsidR="00652ADD" w:rsidRPr="00652ADD" w:rsidRDefault="00652ADD" w:rsidP="00652ADD">
      <w:pPr>
        <w:tabs>
          <w:tab w:val="left" w:pos="1320"/>
        </w:tabs>
        <w:rPr>
          <w:lang w:val="en-US"/>
        </w:rPr>
      </w:pPr>
      <w:r w:rsidRPr="00652ADD">
        <w:rPr>
          <w:rFonts w:ascii="Segoe UI Emoji" w:hAnsi="Segoe UI Emoji" w:cs="Segoe UI Emoji"/>
          <w:lang w:val="en-US"/>
        </w:rPr>
        <w:t>🔔</w:t>
      </w:r>
      <w:r w:rsidRPr="00652ADD">
        <w:rPr>
          <w:lang w:val="en-US"/>
        </w:rPr>
        <w:t xml:space="preserve"> Follow Christian Krause for daily LinkedIn sales tips</w:t>
      </w:r>
    </w:p>
    <w:p w14:paraId="73FCC6B6" w14:textId="77777777" w:rsidR="00652ADD" w:rsidRPr="00652ADD" w:rsidRDefault="00652ADD" w:rsidP="00652ADD">
      <w:pPr>
        <w:tabs>
          <w:tab w:val="left" w:pos="1320"/>
        </w:tabs>
        <w:rPr>
          <w:lang w:val="en-US"/>
        </w:rPr>
      </w:pPr>
    </w:p>
    <w:p w14:paraId="20923B66" w14:textId="07F05F59" w:rsidR="00652ADD" w:rsidRDefault="00652ADD" w:rsidP="00652ADD">
      <w:pPr>
        <w:pBdr>
          <w:bottom w:val="single" w:sz="12" w:space="1" w:color="auto"/>
        </w:pBdr>
        <w:tabs>
          <w:tab w:val="left" w:pos="1320"/>
        </w:tabs>
        <w:rPr>
          <w:lang w:val="en-US"/>
        </w:rPr>
      </w:pPr>
      <w:r w:rsidRPr="00652ADD">
        <w:rPr>
          <w:rFonts w:ascii="Segoe UI Emoji" w:hAnsi="Segoe UI Emoji" w:cs="Segoe UI Emoji"/>
          <w:lang w:val="en-US"/>
        </w:rPr>
        <w:t>📌</w:t>
      </w:r>
      <w:r w:rsidRPr="00652ADD">
        <w:rPr>
          <w:lang w:val="en-US"/>
        </w:rPr>
        <w:t xml:space="preserve">PS: Want to crush your 2025 quota and book 20-30 meetings per month on LinkedIn? Join our Social Selling cohort in June: </w:t>
      </w:r>
      <w:hyperlink r:id="rId49" w:history="1">
        <w:r w:rsidRPr="001B4862">
          <w:rPr>
            <w:rStyle w:val="Hyperlink"/>
            <w:lang w:val="en-US"/>
          </w:rPr>
          <w:t>https://lnkd.in/ev5iWM6s</w:t>
        </w:r>
      </w:hyperlink>
    </w:p>
    <w:p w14:paraId="234722F3" w14:textId="77777777" w:rsidR="009E590E" w:rsidRPr="009E590E" w:rsidRDefault="009E590E" w:rsidP="009E590E">
      <w:pPr>
        <w:tabs>
          <w:tab w:val="left" w:pos="1320"/>
        </w:tabs>
        <w:rPr>
          <w:lang w:val="en-US"/>
        </w:rPr>
      </w:pPr>
      <w:r w:rsidRPr="009E590E">
        <w:rPr>
          <w:lang w:val="en-US"/>
        </w:rPr>
        <w:t xml:space="preserve">Hey </w:t>
      </w:r>
      <w:proofErr w:type="spellStart"/>
      <w:r w:rsidRPr="009E590E">
        <w:rPr>
          <w:lang w:val="en-US"/>
        </w:rPr>
        <w:t>federico</w:t>
      </w:r>
      <w:proofErr w:type="spellEnd"/>
      <w:r w:rsidRPr="009E590E">
        <w:rPr>
          <w:lang w:val="en-US"/>
        </w:rPr>
        <w:t xml:space="preserve"> </w:t>
      </w:r>
      <w:proofErr w:type="spellStart"/>
      <w:r w:rsidRPr="009E590E">
        <w:rPr>
          <w:lang w:val="en-US"/>
        </w:rPr>
        <w:t>tempella</w:t>
      </w:r>
      <w:proofErr w:type="spellEnd"/>
      <w:r w:rsidRPr="009E590E">
        <w:rPr>
          <w:lang w:val="en-US"/>
        </w:rPr>
        <w:t xml:space="preserve">, </w:t>
      </w:r>
    </w:p>
    <w:p w14:paraId="7B1485C3" w14:textId="77777777" w:rsidR="009E590E" w:rsidRPr="009E590E" w:rsidRDefault="009E590E" w:rsidP="009E590E">
      <w:pPr>
        <w:tabs>
          <w:tab w:val="left" w:pos="1320"/>
        </w:tabs>
        <w:rPr>
          <w:lang w:val="en-US"/>
        </w:rPr>
      </w:pPr>
      <w:r w:rsidRPr="009E590E">
        <w:rPr>
          <w:lang w:val="en-US"/>
        </w:rPr>
        <w:t xml:space="preserve">How I Write Emails That convert (without being salesy) </w:t>
      </w:r>
    </w:p>
    <w:p w14:paraId="5D5C809A" w14:textId="77777777" w:rsidR="009E590E" w:rsidRPr="009E590E" w:rsidRDefault="009E590E" w:rsidP="009E590E">
      <w:pPr>
        <w:tabs>
          <w:tab w:val="left" w:pos="1320"/>
        </w:tabs>
        <w:rPr>
          <w:lang w:val="en-US"/>
        </w:rPr>
      </w:pPr>
      <w:r w:rsidRPr="009E590E">
        <w:rPr>
          <w:lang w:val="en-US"/>
        </w:rPr>
        <w:t xml:space="preserve">(But Still Book 5–10 Meetings a Week) </w:t>
      </w:r>
    </w:p>
    <w:p w14:paraId="40BE6A0A" w14:textId="77777777" w:rsidR="009E590E" w:rsidRPr="009E590E" w:rsidRDefault="009E590E" w:rsidP="009E590E">
      <w:pPr>
        <w:tabs>
          <w:tab w:val="left" w:pos="1320"/>
        </w:tabs>
        <w:rPr>
          <w:lang w:val="en-US"/>
        </w:rPr>
      </w:pPr>
      <w:r w:rsidRPr="009E590E">
        <w:rPr>
          <w:lang w:val="en-US"/>
        </w:rPr>
        <w:t xml:space="preserve">Most likely THIS is what you hate the most every single day: </w:t>
      </w:r>
    </w:p>
    <w:p w14:paraId="63F6D028" w14:textId="77777777" w:rsidR="009E590E" w:rsidRPr="009E590E" w:rsidRDefault="009E590E" w:rsidP="009E590E">
      <w:pPr>
        <w:tabs>
          <w:tab w:val="left" w:pos="1320"/>
        </w:tabs>
        <w:rPr>
          <w:lang w:val="en-US"/>
        </w:rPr>
      </w:pPr>
      <w:r w:rsidRPr="009E590E">
        <w:rPr>
          <w:lang w:val="en-US"/>
        </w:rPr>
        <w:t xml:space="preserve">You write someone a cold email or LinkedIn DM… </w:t>
      </w:r>
    </w:p>
    <w:p w14:paraId="0E9C7629" w14:textId="77777777" w:rsidR="009E590E" w:rsidRPr="009E590E" w:rsidRDefault="009E590E" w:rsidP="009E590E">
      <w:pPr>
        <w:tabs>
          <w:tab w:val="left" w:pos="1320"/>
        </w:tabs>
        <w:rPr>
          <w:lang w:val="en-US"/>
        </w:rPr>
      </w:pPr>
      <w:r w:rsidRPr="009E590E">
        <w:rPr>
          <w:lang w:val="en-US"/>
        </w:rPr>
        <w:t xml:space="preserve">And they leave you on read. </w:t>
      </w:r>
    </w:p>
    <w:p w14:paraId="236DBE64"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No reply. </w:t>
      </w:r>
    </w:p>
    <w:p w14:paraId="442DBE59"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No meeting. </w:t>
      </w:r>
    </w:p>
    <w:p w14:paraId="29EC22C4"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Nothing. </w:t>
      </w:r>
    </w:p>
    <w:p w14:paraId="62FE8926" w14:textId="77777777" w:rsidR="009E590E" w:rsidRPr="009E590E" w:rsidRDefault="009E590E" w:rsidP="009E590E">
      <w:pPr>
        <w:tabs>
          <w:tab w:val="left" w:pos="1320"/>
        </w:tabs>
        <w:rPr>
          <w:lang w:val="en-US"/>
        </w:rPr>
      </w:pPr>
      <w:r w:rsidRPr="009E590E">
        <w:rPr>
          <w:lang w:val="en-US"/>
        </w:rPr>
        <w:t xml:space="preserve">Here’s the truth: Most sellers are still selling too early. And it shows. </w:t>
      </w:r>
    </w:p>
    <w:p w14:paraId="59E06FBD" w14:textId="77777777" w:rsidR="009E590E" w:rsidRPr="009E590E" w:rsidRDefault="009E590E" w:rsidP="009E590E">
      <w:pPr>
        <w:tabs>
          <w:tab w:val="left" w:pos="1320"/>
        </w:tabs>
        <w:rPr>
          <w:lang w:val="en-US"/>
        </w:rPr>
      </w:pPr>
      <w:r w:rsidRPr="009E590E">
        <w:rPr>
          <w:lang w:val="en-US"/>
        </w:rPr>
        <w:t xml:space="preserve">Let’s play a quick game of “spot the difference” </w:t>
      </w:r>
    </w:p>
    <w:p w14:paraId="122B85F2" w14:textId="77777777" w:rsidR="009E590E" w:rsidRPr="009E590E" w:rsidRDefault="009E590E" w:rsidP="009E590E">
      <w:pPr>
        <w:tabs>
          <w:tab w:val="left" w:pos="1320"/>
        </w:tabs>
        <w:rPr>
          <w:lang w:val="en-US"/>
        </w:rPr>
      </w:pPr>
      <w:r w:rsidRPr="009E590E">
        <w:rPr>
          <w:lang w:val="en-US"/>
        </w:rPr>
        <w:t xml:space="preserve">The Cold Email That Feels… Cold </w:t>
      </w:r>
    </w:p>
    <w:p w14:paraId="2ABE580D" w14:textId="77777777" w:rsidR="009E590E" w:rsidRPr="009E590E" w:rsidRDefault="009E590E" w:rsidP="009E590E">
      <w:pPr>
        <w:tabs>
          <w:tab w:val="left" w:pos="1320"/>
        </w:tabs>
        <w:rPr>
          <w:lang w:val="en-US"/>
        </w:rPr>
      </w:pPr>
      <w:r w:rsidRPr="009E590E">
        <w:rPr>
          <w:lang w:val="en-US"/>
        </w:rPr>
        <w:t xml:space="preserve">Subject: 10X your leads with X solution. </w:t>
      </w:r>
    </w:p>
    <w:p w14:paraId="6344BAF8" w14:textId="77777777" w:rsidR="009E590E" w:rsidRPr="009E590E" w:rsidRDefault="009E590E" w:rsidP="009E590E">
      <w:pPr>
        <w:tabs>
          <w:tab w:val="left" w:pos="1320"/>
        </w:tabs>
        <w:rPr>
          <w:lang w:val="en-US"/>
        </w:rPr>
      </w:pPr>
      <w:r w:rsidRPr="009E590E">
        <w:rPr>
          <w:lang w:val="en-US"/>
        </w:rPr>
        <w:t>“Hey Julia, I help SaaS founders book 100+ meetings/month using our proven cold email engine.</w:t>
      </w:r>
    </w:p>
    <w:p w14:paraId="5EC5AA89" w14:textId="77777777" w:rsidR="009E590E" w:rsidRPr="009E590E" w:rsidRDefault="009E590E" w:rsidP="009E590E">
      <w:pPr>
        <w:tabs>
          <w:tab w:val="left" w:pos="1320"/>
        </w:tabs>
        <w:rPr>
          <w:lang w:val="en-US"/>
        </w:rPr>
      </w:pPr>
      <w:r w:rsidRPr="009E590E">
        <w:rPr>
          <w:lang w:val="en-US"/>
        </w:rPr>
        <w:t xml:space="preserve">Let’s hop on a quick call this week. When works best for you?” </w:t>
      </w:r>
    </w:p>
    <w:p w14:paraId="602C3FEE" w14:textId="77777777" w:rsidR="009E590E" w:rsidRPr="009E590E" w:rsidRDefault="009E590E" w:rsidP="009E590E">
      <w:pPr>
        <w:tabs>
          <w:tab w:val="left" w:pos="1320"/>
        </w:tabs>
        <w:rPr>
          <w:lang w:val="en-US"/>
        </w:rPr>
      </w:pPr>
      <w:proofErr w:type="spellStart"/>
      <w:r w:rsidRPr="009E590E">
        <w:rPr>
          <w:lang w:val="en-US"/>
        </w:rPr>
        <w:t>UUUUGhhh</w:t>
      </w:r>
      <w:proofErr w:type="spellEnd"/>
      <w:r w:rsidRPr="009E590E">
        <w:rPr>
          <w:lang w:val="en-US"/>
        </w:rPr>
        <w:t xml:space="preserve">… nah. </w:t>
      </w:r>
    </w:p>
    <w:p w14:paraId="1C9D7876" w14:textId="77777777" w:rsidR="009E590E" w:rsidRPr="009E590E" w:rsidRDefault="009E590E" w:rsidP="009E590E">
      <w:pPr>
        <w:tabs>
          <w:tab w:val="left" w:pos="1320"/>
        </w:tabs>
        <w:rPr>
          <w:lang w:val="en-US"/>
        </w:rPr>
      </w:pPr>
      <w:r w:rsidRPr="009E590E">
        <w:rPr>
          <w:lang w:val="en-US"/>
        </w:rPr>
        <w:lastRenderedPageBreak/>
        <w:t xml:space="preserve">Feels pushy. All about you. No </w:t>
      </w:r>
      <w:proofErr w:type="spellStart"/>
      <w:r w:rsidRPr="009E590E">
        <w:rPr>
          <w:lang w:val="en-US"/>
        </w:rPr>
        <w:t>waaaarm</w:t>
      </w:r>
      <w:proofErr w:type="spellEnd"/>
      <w:r w:rsidRPr="009E590E">
        <w:rPr>
          <w:lang w:val="en-US"/>
        </w:rPr>
        <w:t xml:space="preserve"> up, no reason to care. NO NOTHING. </w:t>
      </w:r>
    </w:p>
    <w:p w14:paraId="60230907" w14:textId="77777777" w:rsidR="009E590E" w:rsidRPr="009E590E" w:rsidRDefault="009E590E" w:rsidP="009E590E">
      <w:pPr>
        <w:tabs>
          <w:tab w:val="left" w:pos="1320"/>
        </w:tabs>
        <w:rPr>
          <w:lang w:val="en-US"/>
        </w:rPr>
      </w:pPr>
      <w:r w:rsidRPr="009E590E">
        <w:rPr>
          <w:lang w:val="en-US"/>
        </w:rPr>
        <w:t xml:space="preserve">The Cold Email That Feels Like a Favor </w:t>
      </w:r>
    </w:p>
    <w:p w14:paraId="3B1E3A4B" w14:textId="77777777" w:rsidR="009E590E" w:rsidRPr="009E590E" w:rsidRDefault="009E590E" w:rsidP="009E590E">
      <w:pPr>
        <w:tabs>
          <w:tab w:val="left" w:pos="1320"/>
        </w:tabs>
        <w:rPr>
          <w:lang w:val="en-US"/>
        </w:rPr>
      </w:pPr>
      <w:r w:rsidRPr="009E590E">
        <w:rPr>
          <w:lang w:val="en-US"/>
        </w:rPr>
        <w:t xml:space="preserve">Subject: fix your homepage </w:t>
      </w:r>
    </w:p>
    <w:p w14:paraId="11AF268A" w14:textId="77777777" w:rsidR="009E590E" w:rsidRPr="009E590E" w:rsidRDefault="009E590E" w:rsidP="009E590E">
      <w:pPr>
        <w:tabs>
          <w:tab w:val="left" w:pos="1320"/>
        </w:tabs>
        <w:rPr>
          <w:lang w:val="en-US"/>
        </w:rPr>
      </w:pPr>
      <w:r w:rsidRPr="009E590E">
        <w:rPr>
          <w:lang w:val="en-US"/>
        </w:rPr>
        <w:t xml:space="preserve">“Hey Julia, came across your product while checking out [Brand]. Super cool! I actually shared it with a friend who runs a remote team. </w:t>
      </w:r>
    </w:p>
    <w:p w14:paraId="07664711" w14:textId="77777777" w:rsidR="009E590E" w:rsidRPr="009E590E" w:rsidRDefault="009E590E" w:rsidP="009E590E">
      <w:pPr>
        <w:tabs>
          <w:tab w:val="left" w:pos="1320"/>
        </w:tabs>
        <w:rPr>
          <w:lang w:val="en-US"/>
        </w:rPr>
      </w:pPr>
      <w:r w:rsidRPr="009E590E">
        <w:rPr>
          <w:lang w:val="en-US"/>
        </w:rPr>
        <w:t xml:space="preserve">While I was on your homepage, I noticed two little things that might be affecting sign-ups. Happy to send over the quick ideas if you want, no pitch." </w:t>
      </w:r>
    </w:p>
    <w:p w14:paraId="79C0FCDD" w14:textId="77777777" w:rsidR="009E590E" w:rsidRPr="009E590E" w:rsidRDefault="009E590E" w:rsidP="009E590E">
      <w:pPr>
        <w:tabs>
          <w:tab w:val="left" w:pos="1320"/>
        </w:tabs>
        <w:rPr>
          <w:lang w:val="en-US"/>
        </w:rPr>
      </w:pPr>
      <w:r w:rsidRPr="009E590E">
        <w:rPr>
          <w:lang w:val="en-US"/>
        </w:rPr>
        <w:t xml:space="preserve">Boom. </w:t>
      </w:r>
    </w:p>
    <w:p w14:paraId="7BB19222" w14:textId="77777777" w:rsidR="009E590E" w:rsidRPr="009E590E" w:rsidRDefault="009E590E" w:rsidP="009E590E">
      <w:pPr>
        <w:tabs>
          <w:tab w:val="left" w:pos="1320"/>
        </w:tabs>
        <w:rPr>
          <w:lang w:val="en-US"/>
        </w:rPr>
      </w:pPr>
      <w:r w:rsidRPr="009E590E">
        <w:rPr>
          <w:lang w:val="en-US"/>
        </w:rPr>
        <w:t>It’s human.</w:t>
      </w:r>
    </w:p>
    <w:p w14:paraId="66401943" w14:textId="77777777" w:rsidR="009E590E" w:rsidRPr="009E590E" w:rsidRDefault="009E590E" w:rsidP="009E590E">
      <w:pPr>
        <w:tabs>
          <w:tab w:val="left" w:pos="1320"/>
        </w:tabs>
        <w:rPr>
          <w:lang w:val="en-US"/>
        </w:rPr>
      </w:pPr>
      <w:r w:rsidRPr="009E590E">
        <w:rPr>
          <w:lang w:val="en-US"/>
        </w:rPr>
        <w:t xml:space="preserve">It’s helpful. </w:t>
      </w:r>
    </w:p>
    <w:p w14:paraId="4416035F" w14:textId="77777777" w:rsidR="009E590E" w:rsidRPr="009E590E" w:rsidRDefault="009E590E" w:rsidP="009E590E">
      <w:pPr>
        <w:tabs>
          <w:tab w:val="left" w:pos="1320"/>
        </w:tabs>
        <w:rPr>
          <w:lang w:val="en-US"/>
        </w:rPr>
      </w:pPr>
      <w:r w:rsidRPr="009E590E">
        <w:rPr>
          <w:lang w:val="en-US"/>
        </w:rPr>
        <w:t xml:space="preserve">And it opens the door naturally. </w:t>
      </w:r>
    </w:p>
    <w:p w14:paraId="1B8C19CC" w14:textId="77777777" w:rsidR="009E590E" w:rsidRPr="009E590E" w:rsidRDefault="009E590E" w:rsidP="009E590E">
      <w:pPr>
        <w:tabs>
          <w:tab w:val="left" w:pos="1320"/>
        </w:tabs>
        <w:rPr>
          <w:lang w:val="en-US"/>
        </w:rPr>
      </w:pPr>
      <w:r w:rsidRPr="009E590E">
        <w:rPr>
          <w:lang w:val="en-US"/>
        </w:rPr>
        <w:t xml:space="preserve">So here’s the big shift: </w:t>
      </w:r>
    </w:p>
    <w:p w14:paraId="68C6691E" w14:textId="77777777" w:rsidR="009E590E" w:rsidRPr="009E590E" w:rsidRDefault="009E590E" w:rsidP="009E590E">
      <w:pPr>
        <w:tabs>
          <w:tab w:val="left" w:pos="1320"/>
        </w:tabs>
        <w:rPr>
          <w:lang w:val="en-US"/>
        </w:rPr>
      </w:pPr>
      <w:r w:rsidRPr="009E590E">
        <w:rPr>
          <w:lang w:val="en-US"/>
        </w:rPr>
        <w:t xml:space="preserve">Stop selling. Start helping. </w:t>
      </w:r>
    </w:p>
    <w:p w14:paraId="1EBBA514" w14:textId="77777777" w:rsidR="009E590E" w:rsidRPr="009E590E" w:rsidRDefault="009E590E" w:rsidP="009E590E">
      <w:pPr>
        <w:tabs>
          <w:tab w:val="left" w:pos="1320"/>
        </w:tabs>
        <w:rPr>
          <w:lang w:val="en-US"/>
        </w:rPr>
      </w:pPr>
      <w:r w:rsidRPr="009E590E">
        <w:rPr>
          <w:lang w:val="en-US"/>
        </w:rPr>
        <w:t>Or how I call it: Helping is the new selling</w:t>
      </w:r>
    </w:p>
    <w:p w14:paraId="1FB8A970" w14:textId="77777777" w:rsidR="009E590E" w:rsidRPr="009E590E" w:rsidRDefault="009E590E" w:rsidP="009E590E">
      <w:pPr>
        <w:tabs>
          <w:tab w:val="left" w:pos="1320"/>
        </w:tabs>
        <w:rPr>
          <w:lang w:val="en-US"/>
        </w:rPr>
      </w:pPr>
      <w:r w:rsidRPr="009E590E">
        <w:rPr>
          <w:lang w:val="en-US"/>
        </w:rPr>
        <w:t xml:space="preserve">When you lead with value → You don’t have to “sell” in the traditional way. </w:t>
      </w:r>
    </w:p>
    <w:p w14:paraId="0A48F7DF"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You’re just being useful. </w:t>
      </w:r>
    </w:p>
    <w:p w14:paraId="2C59D2BF"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Starting conversations. </w:t>
      </w:r>
    </w:p>
    <w:p w14:paraId="0CF6ADBA"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Building trust. </w:t>
      </w:r>
    </w:p>
    <w:p w14:paraId="6E735EDB"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Making people curious. </w:t>
      </w:r>
    </w:p>
    <w:p w14:paraId="5B0AF0CB" w14:textId="77777777" w:rsidR="009E590E" w:rsidRPr="009E590E" w:rsidRDefault="009E590E" w:rsidP="009E590E">
      <w:pPr>
        <w:tabs>
          <w:tab w:val="left" w:pos="1320"/>
        </w:tabs>
        <w:rPr>
          <w:lang w:val="en-US"/>
        </w:rPr>
      </w:pPr>
      <w:r w:rsidRPr="009E590E">
        <w:rPr>
          <w:lang w:val="en-US"/>
        </w:rPr>
        <w:t xml:space="preserve">That’s what creates the real sales opportunities. </w:t>
      </w:r>
    </w:p>
    <w:p w14:paraId="4DC471B0" w14:textId="77777777" w:rsidR="009E590E" w:rsidRPr="009E590E" w:rsidRDefault="009E590E" w:rsidP="009E590E">
      <w:pPr>
        <w:tabs>
          <w:tab w:val="left" w:pos="1320"/>
        </w:tabs>
        <w:rPr>
          <w:lang w:val="en-US"/>
        </w:rPr>
      </w:pPr>
      <w:r w:rsidRPr="009E590E">
        <w:rPr>
          <w:lang w:val="en-US"/>
        </w:rPr>
        <w:t xml:space="preserve">Pro Tip: </w:t>
      </w:r>
    </w:p>
    <w:p w14:paraId="044A53E5" w14:textId="77777777" w:rsidR="009E590E" w:rsidRPr="009E590E" w:rsidRDefault="009E590E" w:rsidP="009E590E">
      <w:pPr>
        <w:tabs>
          <w:tab w:val="left" w:pos="1320"/>
        </w:tabs>
        <w:rPr>
          <w:lang w:val="en-US"/>
        </w:rPr>
      </w:pPr>
      <w:r w:rsidRPr="009E590E">
        <w:rPr>
          <w:lang w:val="en-US"/>
        </w:rPr>
        <w:t>This works for email just like it does for LinkedIn DMs.</w:t>
      </w:r>
    </w:p>
    <w:p w14:paraId="32811B55" w14:textId="77777777" w:rsidR="009E590E" w:rsidRPr="009E590E" w:rsidRDefault="009E590E" w:rsidP="009E590E">
      <w:pPr>
        <w:tabs>
          <w:tab w:val="left" w:pos="1320"/>
        </w:tabs>
        <w:rPr>
          <w:lang w:val="en-US"/>
        </w:rPr>
      </w:pPr>
      <w:r w:rsidRPr="009E590E">
        <w:rPr>
          <w:lang w:val="en-US"/>
        </w:rPr>
        <w:t xml:space="preserve">The format changes. The tone doesn’t. </w:t>
      </w:r>
    </w:p>
    <w:p w14:paraId="1E026CFD" w14:textId="77777777" w:rsidR="009E590E" w:rsidRPr="009E590E" w:rsidRDefault="009E590E" w:rsidP="009E590E">
      <w:pPr>
        <w:tabs>
          <w:tab w:val="left" w:pos="1320"/>
        </w:tabs>
        <w:rPr>
          <w:lang w:val="en-US"/>
        </w:rPr>
      </w:pPr>
      <w:r w:rsidRPr="009E590E">
        <w:rPr>
          <w:lang w:val="en-US"/>
        </w:rPr>
        <w:t xml:space="preserve">It’s not magic. Just modern selling done right. </w:t>
      </w:r>
    </w:p>
    <w:p w14:paraId="5E1BE8F8" w14:textId="77777777" w:rsidR="009E590E" w:rsidRPr="009E590E" w:rsidRDefault="009E590E" w:rsidP="009E590E">
      <w:pPr>
        <w:tabs>
          <w:tab w:val="left" w:pos="1320"/>
        </w:tabs>
        <w:rPr>
          <w:lang w:val="en-US"/>
        </w:rPr>
      </w:pPr>
      <w:r w:rsidRPr="009E590E">
        <w:rPr>
          <w:lang w:val="en-US"/>
        </w:rPr>
        <w:t xml:space="preserve">And when it’s time to invite them to a call? </w:t>
      </w:r>
    </w:p>
    <w:p w14:paraId="6FC561BC"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It’ll feel natural. </w:t>
      </w:r>
    </w:p>
    <w:p w14:paraId="02435BDE" w14:textId="77777777" w:rsidR="009E590E" w:rsidRPr="009E590E" w:rsidRDefault="009E590E" w:rsidP="009E590E">
      <w:pPr>
        <w:tabs>
          <w:tab w:val="left" w:pos="1320"/>
        </w:tabs>
        <w:rPr>
          <w:lang w:val="en-US"/>
        </w:rPr>
      </w:pPr>
      <w:r w:rsidRPr="009E590E">
        <w:rPr>
          <w:lang w:val="en-US"/>
        </w:rPr>
        <w:t>•</w:t>
      </w:r>
      <w:r w:rsidRPr="009E590E">
        <w:rPr>
          <w:lang w:val="en-US"/>
        </w:rPr>
        <w:tab/>
        <w:t xml:space="preserve">They’ll want to hear more. </w:t>
      </w:r>
    </w:p>
    <w:p w14:paraId="6D27FCC8" w14:textId="77777777" w:rsidR="009E590E" w:rsidRPr="009E590E" w:rsidRDefault="009E590E" w:rsidP="009E590E">
      <w:pPr>
        <w:tabs>
          <w:tab w:val="left" w:pos="1320"/>
        </w:tabs>
        <w:rPr>
          <w:lang w:val="en-US"/>
        </w:rPr>
      </w:pPr>
      <w:r w:rsidRPr="009E590E">
        <w:rPr>
          <w:lang w:val="en-US"/>
        </w:rPr>
        <w:t xml:space="preserve">Because you already gave something first. </w:t>
      </w:r>
    </w:p>
    <w:p w14:paraId="32197A26" w14:textId="77777777" w:rsidR="009E590E" w:rsidRPr="009E590E" w:rsidRDefault="009E590E" w:rsidP="009E590E">
      <w:pPr>
        <w:tabs>
          <w:tab w:val="left" w:pos="1320"/>
        </w:tabs>
        <w:rPr>
          <w:lang w:val="en-US"/>
        </w:rPr>
      </w:pPr>
      <w:r w:rsidRPr="009E590E">
        <w:rPr>
          <w:lang w:val="en-US"/>
        </w:rPr>
        <w:t>That’s how you book 5–10 meetings a week…</w:t>
      </w:r>
    </w:p>
    <w:p w14:paraId="166FC72B" w14:textId="77777777" w:rsidR="009E590E" w:rsidRPr="009E590E" w:rsidRDefault="009E590E" w:rsidP="009E590E">
      <w:pPr>
        <w:tabs>
          <w:tab w:val="left" w:pos="1320"/>
        </w:tabs>
        <w:rPr>
          <w:lang w:val="en-US"/>
        </w:rPr>
      </w:pPr>
      <w:r w:rsidRPr="009E590E">
        <w:rPr>
          <w:lang w:val="en-US"/>
        </w:rPr>
        <w:t xml:space="preserve">Without feeling like a pushy salesperson. </w:t>
      </w:r>
    </w:p>
    <w:p w14:paraId="2244A245" w14:textId="7260D237" w:rsidR="00652ADD" w:rsidRDefault="009E590E" w:rsidP="009E590E">
      <w:pPr>
        <w:pBdr>
          <w:bottom w:val="single" w:sz="12" w:space="1" w:color="auto"/>
        </w:pBdr>
        <w:tabs>
          <w:tab w:val="left" w:pos="1320"/>
        </w:tabs>
        <w:rPr>
          <w:lang w:val="en-US"/>
        </w:rPr>
      </w:pPr>
      <w:r w:rsidRPr="009E590E">
        <w:rPr>
          <w:lang w:val="en-US"/>
        </w:rPr>
        <w:t xml:space="preserve">So, if you DESIRE </w:t>
      </w:r>
      <w:proofErr w:type="spellStart"/>
      <w:r w:rsidRPr="009E590E">
        <w:rPr>
          <w:lang w:val="en-US"/>
        </w:rPr>
        <w:t>sooo</w:t>
      </w:r>
      <w:proofErr w:type="spellEnd"/>
      <w:r w:rsidRPr="009E590E">
        <w:rPr>
          <w:lang w:val="en-US"/>
        </w:rPr>
        <w:t xml:space="preserve"> badly to become a Modern Seller, and not being stuck as a pushy one...</w:t>
      </w:r>
    </w:p>
    <w:p w14:paraId="1C341B94" w14:textId="1612AFB8" w:rsidR="008D45EA" w:rsidRDefault="008D45EA" w:rsidP="009E590E">
      <w:pPr>
        <w:tabs>
          <w:tab w:val="left" w:pos="1320"/>
        </w:tabs>
        <w:rPr>
          <w:lang w:val="en-US"/>
        </w:rPr>
      </w:pPr>
    </w:p>
    <w:p w14:paraId="3EA48F01" w14:textId="77777777" w:rsidR="008D45EA" w:rsidRPr="008D45EA" w:rsidRDefault="008D45EA" w:rsidP="008D45EA">
      <w:pPr>
        <w:tabs>
          <w:tab w:val="left" w:pos="1320"/>
        </w:tabs>
        <w:rPr>
          <w:lang w:val="en-US"/>
        </w:rPr>
      </w:pPr>
      <w:r w:rsidRPr="008D45EA">
        <w:rPr>
          <w:lang w:val="en-US"/>
        </w:rPr>
        <w:lastRenderedPageBreak/>
        <w:t>Hey </w:t>
      </w:r>
      <w:proofErr w:type="spellStart"/>
      <w:r w:rsidRPr="008D45EA">
        <w:rPr>
          <w:lang w:val="en-US"/>
        </w:rPr>
        <w:t>federico</w:t>
      </w:r>
      <w:proofErr w:type="spellEnd"/>
      <w:r w:rsidRPr="008D45EA">
        <w:rPr>
          <w:lang w:val="en-US"/>
        </w:rPr>
        <w:t xml:space="preserve"> </w:t>
      </w:r>
      <w:proofErr w:type="spellStart"/>
      <w:r w:rsidRPr="008D45EA">
        <w:rPr>
          <w:lang w:val="en-US"/>
        </w:rPr>
        <w:t>tempella</w:t>
      </w:r>
      <w:proofErr w:type="spellEnd"/>
      <w:r w:rsidRPr="008D45EA">
        <w:rPr>
          <w:lang w:val="en-US"/>
        </w:rPr>
        <w:t xml:space="preserve">,﻿ </w:t>
      </w:r>
    </w:p>
    <w:p w14:paraId="4A0EEAA9" w14:textId="77777777" w:rsidR="008D45EA" w:rsidRPr="008D45EA" w:rsidRDefault="008D45EA" w:rsidP="008D45EA">
      <w:pPr>
        <w:tabs>
          <w:tab w:val="left" w:pos="1320"/>
        </w:tabs>
        <w:rPr>
          <w:lang w:val="en-US"/>
        </w:rPr>
      </w:pPr>
      <w:r w:rsidRPr="008D45EA">
        <w:rPr>
          <w:b/>
          <w:bCs/>
          <w:lang w:val="en-US"/>
        </w:rPr>
        <w:t>The objection isn’t the problem. It’s your freeze response.</w:t>
      </w:r>
      <w:r w:rsidRPr="008D45EA">
        <w:rPr>
          <w:lang w:val="en-US"/>
        </w:rPr>
        <w:t xml:space="preserve"> </w:t>
      </w:r>
    </w:p>
    <w:p w14:paraId="394D324E" w14:textId="77777777" w:rsidR="008D45EA" w:rsidRPr="008D45EA" w:rsidRDefault="008D45EA" w:rsidP="008D45EA">
      <w:pPr>
        <w:tabs>
          <w:tab w:val="left" w:pos="1320"/>
        </w:tabs>
        <w:rPr>
          <w:lang w:val="en-US"/>
        </w:rPr>
      </w:pPr>
      <w:r w:rsidRPr="008D45EA">
        <w:rPr>
          <w:lang w:val="en-US"/>
        </w:rPr>
        <w:t>A rep told me last week: </w:t>
      </w:r>
      <w:r w:rsidRPr="008D45EA">
        <w:rPr>
          <w:i/>
          <w:iCs/>
          <w:lang w:val="en-US"/>
        </w:rPr>
        <w:t>“The second someone says 'not interested,' my brain goes blank. I just thank them and hang up.”</w:t>
      </w:r>
      <w:r w:rsidRPr="008D45EA">
        <w:rPr>
          <w:lang w:val="en-US"/>
        </w:rPr>
        <w:t xml:space="preserve"> </w:t>
      </w:r>
    </w:p>
    <w:p w14:paraId="618FBD2A" w14:textId="77777777" w:rsidR="008D45EA" w:rsidRPr="008D45EA" w:rsidRDefault="008D45EA" w:rsidP="008D45EA">
      <w:pPr>
        <w:tabs>
          <w:tab w:val="left" w:pos="1320"/>
        </w:tabs>
        <w:rPr>
          <w:lang w:val="en-US"/>
        </w:rPr>
      </w:pPr>
      <w:r w:rsidRPr="008D45EA">
        <w:rPr>
          <w:lang w:val="en-US"/>
        </w:rPr>
        <w:t xml:space="preserve">That’s not selling. That’s surrendering. </w:t>
      </w:r>
    </w:p>
    <w:p w14:paraId="6258E480" w14:textId="77777777" w:rsidR="008D45EA" w:rsidRPr="008D45EA" w:rsidRDefault="008D45EA" w:rsidP="008D45EA">
      <w:pPr>
        <w:tabs>
          <w:tab w:val="left" w:pos="1320"/>
        </w:tabs>
        <w:rPr>
          <w:lang w:val="en-US"/>
        </w:rPr>
      </w:pPr>
      <w:r w:rsidRPr="008D45EA">
        <w:rPr>
          <w:lang w:val="en-US"/>
        </w:rPr>
        <w:t>The best reps don’t overpower objections.</w:t>
      </w:r>
    </w:p>
    <w:p w14:paraId="0742E017" w14:textId="77777777" w:rsidR="008D45EA" w:rsidRPr="008D45EA" w:rsidRDefault="008D45EA" w:rsidP="008D45EA">
      <w:pPr>
        <w:tabs>
          <w:tab w:val="left" w:pos="1320"/>
        </w:tabs>
        <w:rPr>
          <w:lang w:val="en-US"/>
        </w:rPr>
      </w:pPr>
      <w:r w:rsidRPr="008D45EA">
        <w:rPr>
          <w:lang w:val="en-US"/>
        </w:rPr>
        <w:t xml:space="preserve">They </w:t>
      </w:r>
      <w:r w:rsidRPr="008D45EA">
        <w:rPr>
          <w:b/>
          <w:bCs/>
          <w:lang w:val="en-US"/>
        </w:rPr>
        <w:t>reroute</w:t>
      </w:r>
      <w:r w:rsidRPr="008D45EA">
        <w:rPr>
          <w:lang w:val="en-US"/>
        </w:rPr>
        <w:t xml:space="preserve"> them, with calm, control, and curiosity. </w:t>
      </w:r>
    </w:p>
    <w:p w14:paraId="2B9B80D0" w14:textId="77777777" w:rsidR="008D45EA" w:rsidRPr="008D45EA" w:rsidRDefault="008D45EA" w:rsidP="008D45EA">
      <w:pPr>
        <w:tabs>
          <w:tab w:val="left" w:pos="1320"/>
        </w:tabs>
        <w:rPr>
          <w:lang w:val="en-US"/>
        </w:rPr>
      </w:pPr>
      <w:r w:rsidRPr="008D45EA">
        <w:rPr>
          <w:lang w:val="en-US"/>
        </w:rPr>
        <w:t xml:space="preserve">And credit where it’s due, this reframe was sparked by my good old friend </w:t>
      </w:r>
      <w:r w:rsidRPr="008D45EA">
        <w:rPr>
          <w:b/>
          <w:bCs/>
          <w:lang w:val="en-US"/>
        </w:rPr>
        <w:t xml:space="preserve">Giulio </w:t>
      </w:r>
      <w:proofErr w:type="spellStart"/>
      <w:r w:rsidRPr="008D45EA">
        <w:rPr>
          <w:b/>
          <w:bCs/>
          <w:lang w:val="en-US"/>
        </w:rPr>
        <w:t>Segantini</w:t>
      </w:r>
      <w:proofErr w:type="spellEnd"/>
      <w:r w:rsidRPr="008D45EA">
        <w:rPr>
          <w:lang w:val="en-US"/>
        </w:rPr>
        <w:t xml:space="preserve">, who reminded me that objections aren’t walls… they’re doorways. You just need the right way to knock. </w:t>
      </w:r>
    </w:p>
    <w:p w14:paraId="07A976B8" w14:textId="77777777" w:rsidR="008D45EA" w:rsidRPr="008D45EA" w:rsidRDefault="008D45EA" w:rsidP="008D45EA">
      <w:pPr>
        <w:tabs>
          <w:tab w:val="left" w:pos="1320"/>
        </w:tabs>
        <w:rPr>
          <w:lang w:val="en-US"/>
        </w:rPr>
      </w:pPr>
      <w:r w:rsidRPr="008D45EA">
        <w:rPr>
          <w:lang w:val="en-US"/>
        </w:rPr>
        <w:t xml:space="preserve">Enter: </w:t>
      </w:r>
    </w:p>
    <w:p w14:paraId="0B3C2B71" w14:textId="77777777" w:rsidR="008D45EA" w:rsidRPr="008D45EA" w:rsidRDefault="008D45EA" w:rsidP="008D45EA">
      <w:pPr>
        <w:tabs>
          <w:tab w:val="left" w:pos="1320"/>
        </w:tabs>
        <w:rPr>
          <w:b/>
          <w:bCs/>
          <w:lang w:val="en-US"/>
        </w:rPr>
      </w:pPr>
      <w:r w:rsidRPr="008D45EA">
        <w:rPr>
          <w:b/>
          <w:bCs/>
          <w:lang w:val="en-US"/>
        </w:rPr>
        <w:t xml:space="preserve">The L.A.S. Loop </w:t>
      </w:r>
    </w:p>
    <w:p w14:paraId="1E5B432D" w14:textId="77777777" w:rsidR="008D45EA" w:rsidRPr="008D45EA" w:rsidRDefault="008D45EA" w:rsidP="008D45EA">
      <w:pPr>
        <w:tabs>
          <w:tab w:val="left" w:pos="1320"/>
        </w:tabs>
        <w:rPr>
          <w:lang w:val="en-US"/>
        </w:rPr>
      </w:pPr>
    </w:p>
    <w:p w14:paraId="2E2CE6DF" w14:textId="77777777" w:rsidR="008D45EA" w:rsidRPr="008D45EA" w:rsidRDefault="008D45EA" w:rsidP="008D45EA">
      <w:pPr>
        <w:tabs>
          <w:tab w:val="left" w:pos="1320"/>
        </w:tabs>
        <w:rPr>
          <w:lang w:val="en-US"/>
        </w:rPr>
      </w:pPr>
      <w:r w:rsidRPr="008D45EA">
        <w:rPr>
          <w:b/>
          <w:bCs/>
          <w:lang w:val="en-US"/>
        </w:rPr>
        <w:t>L = Level With Them</w:t>
      </w:r>
      <w:r w:rsidRPr="008D45EA">
        <w:rPr>
          <w:lang w:val="en-US"/>
        </w:rPr>
        <w:t xml:space="preserve"> </w:t>
      </w:r>
    </w:p>
    <w:p w14:paraId="65EBED19" w14:textId="57272A2A" w:rsidR="008D45EA" w:rsidRDefault="008D45EA" w:rsidP="008D45EA">
      <w:pPr>
        <w:tabs>
          <w:tab w:val="left" w:pos="1320"/>
        </w:tabs>
        <w:rPr>
          <w:lang w:val="en-US"/>
        </w:rPr>
      </w:pPr>
      <w:r w:rsidRPr="008D45EA">
        <w:rPr>
          <w:lang w:val="en-US"/>
        </w:rPr>
        <w:t>Break the pattern with honesty</w:t>
      </w:r>
    </w:p>
    <w:p w14:paraId="14897809" w14:textId="73483A3F" w:rsidR="008D45EA" w:rsidRDefault="008D45EA" w:rsidP="008D45EA">
      <w:pPr>
        <w:tabs>
          <w:tab w:val="left" w:pos="1320"/>
        </w:tabs>
        <w:rPr>
          <w:noProof/>
        </w:rPr>
      </w:pPr>
      <w:r>
        <w:rPr>
          <w:noProof/>
        </w:rPr>
        <w:drawing>
          <wp:inline distT="0" distB="0" distL="0" distR="0" wp14:anchorId="708BD46F" wp14:editId="3F61A75A">
            <wp:extent cx="4267200" cy="1023620"/>
            <wp:effectExtent l="0" t="0" r="0" b="5080"/>
            <wp:docPr id="455" name="Picture 45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4267200" cy="1023620"/>
                    </a:xfrm>
                    <a:prstGeom prst="rect">
                      <a:avLst/>
                    </a:prstGeom>
                    <a:noFill/>
                    <a:ln>
                      <a:noFill/>
                    </a:ln>
                  </pic:spPr>
                </pic:pic>
              </a:graphicData>
            </a:graphic>
          </wp:inline>
        </w:drawing>
      </w:r>
    </w:p>
    <w:p w14:paraId="703EDA72" w14:textId="77777777"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Style w:val="Strong"/>
          <w:rFonts w:ascii="Arial" w:hAnsi="Arial" w:cs="Arial"/>
          <w:color w:val="000000"/>
          <w:sz w:val="21"/>
          <w:szCs w:val="21"/>
        </w:rPr>
        <w:lastRenderedPageBreak/>
        <w:t>A = Anchor to Reality</w:t>
      </w:r>
    </w:p>
    <w:p w14:paraId="3B8113F5" w14:textId="77777777"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Fonts w:ascii="Arial" w:hAnsi="Arial" w:cs="Arial"/>
          <w:color w:val="000000"/>
          <w:sz w:val="21"/>
          <w:szCs w:val="21"/>
        </w:rPr>
        <w:t xml:space="preserve">Bring it back to a shared business truth. </w:t>
      </w:r>
    </w:p>
    <w:p w14:paraId="39B818F6" w14:textId="77777777" w:rsidR="008D45EA" w:rsidRDefault="008D45EA" w:rsidP="008D45EA">
      <w:pPr>
        <w:pStyle w:val="NormalWeb"/>
        <w:framePr w:hSpace="45" w:wrap="around" w:vAnchor="text" w:hAnchor="text" w:y="1"/>
        <w:spacing w:before="0" w:beforeAutospacing="0" w:after="300" w:afterAutospacing="0" w:line="300" w:lineRule="auto"/>
        <w:rPr>
          <w:rStyle w:val="Strong"/>
          <w:rFonts w:ascii="Arial" w:hAnsi="Arial" w:cs="Arial"/>
          <w:color w:val="000000"/>
          <w:sz w:val="21"/>
          <w:szCs w:val="21"/>
        </w:rPr>
      </w:pPr>
      <w:r>
        <w:rPr>
          <w:noProof/>
        </w:rPr>
        <w:drawing>
          <wp:inline distT="0" distB="0" distL="0" distR="0" wp14:anchorId="1831BA5D" wp14:editId="46C736FC">
            <wp:extent cx="4286250" cy="769620"/>
            <wp:effectExtent l="0" t="0" r="0" b="11430"/>
            <wp:docPr id="456" name="Picture 45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4286250" cy="769620"/>
                    </a:xfrm>
                    <a:prstGeom prst="rect">
                      <a:avLst/>
                    </a:prstGeom>
                    <a:noFill/>
                    <a:ln>
                      <a:noFill/>
                    </a:ln>
                  </pic:spPr>
                </pic:pic>
              </a:graphicData>
            </a:graphic>
          </wp:inline>
        </w:drawing>
      </w:r>
    </w:p>
    <w:p w14:paraId="3E112788" w14:textId="66A25AC0"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Style w:val="Strong"/>
          <w:rFonts w:ascii="Arial" w:hAnsi="Arial" w:cs="Arial"/>
          <w:color w:val="000000"/>
          <w:sz w:val="21"/>
          <w:szCs w:val="21"/>
        </w:rPr>
        <w:t>S = Shift the Focus</w:t>
      </w:r>
      <w:r>
        <w:rPr>
          <w:rFonts w:ascii="Arial" w:hAnsi="Arial" w:cs="Arial"/>
          <w:color w:val="000000"/>
          <w:sz w:val="21"/>
          <w:szCs w:val="21"/>
        </w:rPr>
        <w:t xml:space="preserve"> </w:t>
      </w:r>
    </w:p>
    <w:p w14:paraId="72823936" w14:textId="77777777"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Fonts w:ascii="Arial" w:hAnsi="Arial" w:cs="Arial"/>
          <w:color w:val="000000"/>
          <w:sz w:val="21"/>
          <w:szCs w:val="21"/>
        </w:rPr>
        <w:t>Make it about </w:t>
      </w:r>
      <w:r>
        <w:rPr>
          <w:rStyle w:val="Emphasis"/>
          <w:rFonts w:ascii="Arial" w:hAnsi="Arial" w:cs="Arial"/>
          <w:color w:val="000000"/>
          <w:sz w:val="21"/>
          <w:szCs w:val="21"/>
        </w:rPr>
        <w:t>them</w:t>
      </w:r>
      <w:r>
        <w:rPr>
          <w:rFonts w:ascii="Arial" w:hAnsi="Arial" w:cs="Arial"/>
          <w:color w:val="000000"/>
          <w:sz w:val="21"/>
          <w:szCs w:val="21"/>
        </w:rPr>
        <w:t xml:space="preserve">, not your product. </w:t>
      </w:r>
    </w:p>
    <w:tbl>
      <w:tblPr>
        <w:tblW w:w="5000" w:type="pct"/>
        <w:jc w:val="center"/>
        <w:tblCellMar>
          <w:left w:w="0" w:type="dxa"/>
          <w:right w:w="0" w:type="dxa"/>
        </w:tblCellMar>
        <w:tblLook w:val="04A0" w:firstRow="1" w:lastRow="0" w:firstColumn="1" w:lastColumn="0" w:noHBand="0" w:noVBand="1"/>
      </w:tblPr>
      <w:tblGrid>
        <w:gridCol w:w="9026"/>
      </w:tblGrid>
      <w:tr w:rsidR="008D45EA" w14:paraId="2476FE5A" w14:textId="77777777" w:rsidTr="008D45EA">
        <w:trPr>
          <w:jc w:val="center"/>
        </w:trPr>
        <w:tc>
          <w:tcPr>
            <w:tcW w:w="0" w:type="auto"/>
            <w:tcMar>
              <w:top w:w="0" w:type="dxa"/>
              <w:left w:w="0" w:type="dxa"/>
              <w:bottom w:w="300" w:type="dxa"/>
              <w:right w:w="0" w:type="dxa"/>
            </w:tcMar>
            <w:vAlign w:val="center"/>
            <w:hideMark/>
          </w:tcPr>
          <w:p w14:paraId="08D9BEBD" w14:textId="503A124A" w:rsidR="008D45EA" w:rsidRDefault="008D45EA" w:rsidP="008D45EA">
            <w:pPr>
              <w:framePr w:hSpace="45" w:wrap="around" w:vAnchor="text" w:hAnchor="text" w:y="1"/>
              <w:rPr>
                <w:rFonts w:ascii="Calibri" w:eastAsia="Times New Roman" w:hAnsi="Calibri" w:cs="Calibri"/>
              </w:rPr>
            </w:pPr>
            <w:r>
              <w:rPr>
                <w:rFonts w:eastAsia="Times New Roman"/>
                <w:noProof/>
              </w:rPr>
              <w:drawing>
                <wp:inline distT="0" distB="0" distL="0" distR="0" wp14:anchorId="7CEEDC31" wp14:editId="418CC3A3">
                  <wp:extent cx="4337050" cy="704850"/>
                  <wp:effectExtent l="0" t="0" r="635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4337050" cy="704850"/>
                          </a:xfrm>
                          <a:prstGeom prst="rect">
                            <a:avLst/>
                          </a:prstGeom>
                          <a:noFill/>
                          <a:ln>
                            <a:noFill/>
                          </a:ln>
                        </pic:spPr>
                      </pic:pic>
                    </a:graphicData>
                  </a:graphic>
                </wp:inline>
              </w:drawing>
            </w:r>
          </w:p>
        </w:tc>
      </w:tr>
    </w:tbl>
    <w:p w14:paraId="04088430" w14:textId="77777777"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Fonts w:ascii="Arial" w:hAnsi="Arial" w:cs="Arial"/>
          <w:color w:val="000000"/>
          <w:sz w:val="21"/>
          <w:szCs w:val="21"/>
        </w:rPr>
        <w:t xml:space="preserve">Objections don’t kill momentum. Poor reactions do </w:t>
      </w:r>
    </w:p>
    <w:p w14:paraId="7D80593A" w14:textId="55C3CF79" w:rsidR="008D45EA" w:rsidRDefault="008D45EA" w:rsidP="008D45EA">
      <w:pPr>
        <w:pStyle w:val="NormalWeb"/>
        <w:framePr w:hSpace="45" w:wrap="around" w:vAnchor="text" w:hAnchor="text" w:y="1"/>
        <w:spacing w:before="0" w:beforeAutospacing="0" w:after="300" w:afterAutospacing="0" w:line="300" w:lineRule="auto"/>
        <w:rPr>
          <w:rFonts w:ascii="Arial" w:hAnsi="Arial" w:cs="Arial"/>
          <w:color w:val="000000"/>
          <w:sz w:val="21"/>
          <w:szCs w:val="21"/>
        </w:rPr>
      </w:pPr>
      <w:r>
        <w:rPr>
          <w:rFonts w:ascii="Arial" w:hAnsi="Arial" w:cs="Arial"/>
          <w:color w:val="000000"/>
          <w:sz w:val="21"/>
          <w:szCs w:val="21"/>
        </w:rPr>
        <w:t>Handle it with confidence, not defensiveness.</w:t>
      </w:r>
    </w:p>
    <w:p w14:paraId="3326669F" w14:textId="77777777" w:rsidR="008D45EA" w:rsidRDefault="008D45EA" w:rsidP="008D45EA">
      <w:pPr>
        <w:pStyle w:val="NormalWeb"/>
        <w:framePr w:hSpace="45" w:wrap="around" w:vAnchor="text" w:hAnchor="text" w:y="1441"/>
        <w:spacing w:before="0" w:beforeAutospacing="0" w:after="300" w:afterAutospacing="0" w:line="300" w:lineRule="auto"/>
        <w:rPr>
          <w:rFonts w:ascii="Arial" w:hAnsi="Arial" w:cs="Arial"/>
          <w:color w:val="000000"/>
          <w:sz w:val="21"/>
          <w:szCs w:val="21"/>
        </w:rPr>
      </w:pPr>
      <w:r>
        <w:rPr>
          <w:rFonts w:ascii="Arial" w:hAnsi="Arial" w:cs="Arial"/>
          <w:color w:val="000000"/>
          <w:sz w:val="21"/>
          <w:szCs w:val="21"/>
        </w:rPr>
        <w:t>Make it about </w:t>
      </w:r>
      <w:r>
        <w:rPr>
          <w:rStyle w:val="Emphasis"/>
          <w:rFonts w:ascii="Arial" w:hAnsi="Arial" w:cs="Arial"/>
          <w:color w:val="000000"/>
          <w:sz w:val="21"/>
          <w:szCs w:val="21"/>
        </w:rPr>
        <w:t>them</w:t>
      </w:r>
      <w:r>
        <w:rPr>
          <w:rFonts w:ascii="Arial" w:hAnsi="Arial" w:cs="Arial"/>
          <w:color w:val="000000"/>
          <w:sz w:val="21"/>
          <w:szCs w:val="21"/>
        </w:rPr>
        <w:t xml:space="preserve">, not your product. </w:t>
      </w:r>
    </w:p>
    <w:p w14:paraId="34EF7561" w14:textId="2E743CB4" w:rsidR="008D45EA" w:rsidRDefault="008D45EA" w:rsidP="008D45EA">
      <w:pPr>
        <w:rPr>
          <w:lang w:val="en-US"/>
        </w:rPr>
      </w:pPr>
      <w:r>
        <w:rPr>
          <w:lang w:val="en-US"/>
        </w:rPr>
        <w:t>________</w:t>
      </w:r>
      <w:r>
        <w:rPr>
          <w:lang w:val="en-US"/>
        </w:rPr>
        <w:br/>
      </w:r>
    </w:p>
    <w:p w14:paraId="181CED12" w14:textId="77777777" w:rsidR="00D67749" w:rsidRPr="00D67749" w:rsidRDefault="00D67749" w:rsidP="00D67749">
      <w:pPr>
        <w:rPr>
          <w:lang w:val="en-US"/>
        </w:rPr>
      </w:pPr>
      <w:r w:rsidRPr="00D67749">
        <w:rPr>
          <w:lang w:val="en-US"/>
        </w:rPr>
        <w:t xml:space="preserve">Hey </w:t>
      </w:r>
      <w:proofErr w:type="spellStart"/>
      <w:r w:rsidRPr="00D67749">
        <w:rPr>
          <w:lang w:val="en-US"/>
        </w:rPr>
        <w:t>federico</w:t>
      </w:r>
      <w:proofErr w:type="spellEnd"/>
      <w:r w:rsidRPr="00D67749">
        <w:rPr>
          <w:lang w:val="en-US"/>
        </w:rPr>
        <w:t xml:space="preserve"> </w:t>
      </w:r>
      <w:proofErr w:type="spellStart"/>
      <w:r w:rsidRPr="00D67749">
        <w:rPr>
          <w:lang w:val="en-US"/>
        </w:rPr>
        <w:t>tempella</w:t>
      </w:r>
      <w:proofErr w:type="spellEnd"/>
      <w:r w:rsidRPr="00D67749">
        <w:rPr>
          <w:lang w:val="en-US"/>
        </w:rPr>
        <w:t xml:space="preserve">, </w:t>
      </w:r>
    </w:p>
    <w:p w14:paraId="28BF7F51" w14:textId="77777777" w:rsidR="00D67749" w:rsidRPr="00D67749" w:rsidRDefault="00D67749" w:rsidP="00D67749">
      <w:pPr>
        <w:rPr>
          <w:lang w:val="en-US"/>
        </w:rPr>
      </w:pPr>
      <w:r w:rsidRPr="00D67749">
        <w:rPr>
          <w:lang w:val="en-US"/>
        </w:rPr>
        <w:t xml:space="preserve">The 33-word cold email that helped a startup founder land 6 meetings in a week </w:t>
      </w:r>
    </w:p>
    <w:p w14:paraId="55840D9B" w14:textId="77777777" w:rsidR="00D67749" w:rsidRPr="00D67749" w:rsidRDefault="00D67749" w:rsidP="00D67749">
      <w:pPr>
        <w:rPr>
          <w:lang w:val="en-US"/>
        </w:rPr>
      </w:pPr>
      <w:r w:rsidRPr="00D67749">
        <w:rPr>
          <w:lang w:val="en-US"/>
        </w:rPr>
        <w:t xml:space="preserve">A founder I work with was stuck. She had no idea how to book meetings over emails </w:t>
      </w:r>
    </w:p>
    <w:p w14:paraId="460AE294" w14:textId="77777777" w:rsidR="00D67749" w:rsidRPr="00D67749" w:rsidRDefault="00D67749" w:rsidP="00D67749">
      <w:pPr>
        <w:rPr>
          <w:lang w:val="en-US"/>
        </w:rPr>
      </w:pPr>
      <w:r w:rsidRPr="00D67749">
        <w:rPr>
          <w:lang w:val="en-US"/>
        </w:rPr>
        <w:t>•</w:t>
      </w:r>
      <w:r w:rsidRPr="00D67749">
        <w:rPr>
          <w:lang w:val="en-US"/>
        </w:rPr>
        <w:tab/>
        <w:t xml:space="preserve">She was friendly </w:t>
      </w:r>
    </w:p>
    <w:p w14:paraId="2AA3177E" w14:textId="77777777" w:rsidR="00D67749" w:rsidRPr="00D67749" w:rsidRDefault="00D67749" w:rsidP="00D67749">
      <w:pPr>
        <w:rPr>
          <w:lang w:val="en-US"/>
        </w:rPr>
      </w:pPr>
      <w:r w:rsidRPr="00D67749">
        <w:rPr>
          <w:lang w:val="en-US"/>
        </w:rPr>
        <w:t>•</w:t>
      </w:r>
      <w:r w:rsidRPr="00D67749">
        <w:rPr>
          <w:lang w:val="en-US"/>
        </w:rPr>
        <w:tab/>
        <w:t xml:space="preserve">She was polite </w:t>
      </w:r>
    </w:p>
    <w:p w14:paraId="4DC8FA70" w14:textId="77777777" w:rsidR="00D67749" w:rsidRPr="00D67749" w:rsidRDefault="00D67749" w:rsidP="00D67749">
      <w:pPr>
        <w:rPr>
          <w:lang w:val="en-US"/>
        </w:rPr>
      </w:pPr>
      <w:r w:rsidRPr="00D67749">
        <w:rPr>
          <w:lang w:val="en-US"/>
        </w:rPr>
        <w:t>•</w:t>
      </w:r>
      <w:r w:rsidRPr="00D67749">
        <w:rPr>
          <w:lang w:val="en-US"/>
        </w:rPr>
        <w:tab/>
        <w:t xml:space="preserve">She was nice </w:t>
      </w:r>
    </w:p>
    <w:p w14:paraId="323C8756" w14:textId="77777777" w:rsidR="00D67749" w:rsidRPr="00D67749" w:rsidRDefault="00D67749" w:rsidP="00D67749">
      <w:pPr>
        <w:rPr>
          <w:lang w:val="en-US"/>
        </w:rPr>
      </w:pPr>
      <w:r w:rsidRPr="00D67749">
        <w:rPr>
          <w:lang w:val="en-US"/>
        </w:rPr>
        <w:t xml:space="preserve">That's why no one was answering. So we tested something different. </w:t>
      </w:r>
    </w:p>
    <w:p w14:paraId="5720B041" w14:textId="77777777" w:rsidR="00D67749" w:rsidRPr="00D67749" w:rsidRDefault="00D67749" w:rsidP="00D67749">
      <w:pPr>
        <w:rPr>
          <w:lang w:val="en-US"/>
        </w:rPr>
      </w:pPr>
      <w:r w:rsidRPr="00D67749">
        <w:rPr>
          <w:lang w:val="en-US"/>
        </w:rPr>
        <w:t xml:space="preserve">We stripped her email down to one question, one win, and one ask.  </w:t>
      </w:r>
    </w:p>
    <w:p w14:paraId="1C16886E" w14:textId="77777777" w:rsidR="00D67749" w:rsidRPr="00D67749" w:rsidRDefault="00D67749" w:rsidP="00D67749">
      <w:pPr>
        <w:rPr>
          <w:lang w:val="en-US"/>
        </w:rPr>
      </w:pPr>
      <w:r w:rsidRPr="00D67749">
        <w:rPr>
          <w:lang w:val="en-US"/>
        </w:rPr>
        <w:t xml:space="preserve">That same week? 6 CEOs replied. </w:t>
      </w:r>
    </w:p>
    <w:p w14:paraId="277C9D22" w14:textId="77777777" w:rsidR="00D67749" w:rsidRPr="00D67749" w:rsidRDefault="00D67749" w:rsidP="00D67749">
      <w:pPr>
        <w:rPr>
          <w:lang w:val="en-US"/>
        </w:rPr>
      </w:pPr>
      <w:r w:rsidRPr="00D67749">
        <w:rPr>
          <w:lang w:val="en-US"/>
        </w:rPr>
        <w:t xml:space="preserve">Here’s the exact template for you to use: </w:t>
      </w:r>
    </w:p>
    <w:p w14:paraId="72A4EB87" w14:textId="77777777" w:rsidR="00D67749" w:rsidRPr="00D67749" w:rsidRDefault="00D67749" w:rsidP="00D67749">
      <w:pPr>
        <w:rPr>
          <w:lang w:val="en-US"/>
        </w:rPr>
      </w:pPr>
      <w:r w:rsidRPr="00D67749">
        <w:rPr>
          <w:lang w:val="en-US"/>
        </w:rPr>
        <w:t>Hey {{</w:t>
      </w:r>
      <w:proofErr w:type="spellStart"/>
      <w:r w:rsidRPr="00D67749">
        <w:rPr>
          <w:lang w:val="en-US"/>
        </w:rPr>
        <w:t>first_name</w:t>
      </w:r>
      <w:proofErr w:type="spellEnd"/>
      <w:r w:rsidRPr="00D67749">
        <w:rPr>
          <w:lang w:val="en-US"/>
        </w:rPr>
        <w:t xml:space="preserve">}} – Curious if you’re open to innovation: [TOPIC]? [CASE STUDY + IMPACT + KPI – USUAL PROBLEM] If it makes sense Q3/Q4, should we set up a call? </w:t>
      </w:r>
    </w:p>
    <w:p w14:paraId="3BEC9381" w14:textId="77777777" w:rsidR="00D67749" w:rsidRPr="00D67749" w:rsidRDefault="00D67749" w:rsidP="00D67749">
      <w:pPr>
        <w:rPr>
          <w:lang w:val="en-US"/>
        </w:rPr>
      </w:pPr>
      <w:r w:rsidRPr="00D67749">
        <w:rPr>
          <w:lang w:val="en-US"/>
        </w:rPr>
        <w:t xml:space="preserve">Example for a SaaS CEO: </w:t>
      </w:r>
    </w:p>
    <w:p w14:paraId="7DE38045" w14:textId="77777777" w:rsidR="00D67749" w:rsidRPr="00D67749" w:rsidRDefault="00D67749" w:rsidP="00D67749">
      <w:pPr>
        <w:rPr>
          <w:lang w:val="en-US"/>
        </w:rPr>
      </w:pPr>
      <w:r w:rsidRPr="00D67749">
        <w:rPr>
          <w:lang w:val="en-US"/>
        </w:rPr>
        <w:lastRenderedPageBreak/>
        <w:t xml:space="preserve">Hey Monica – Curious if you’re open to innovation re: outbound conversion? Helped a $20M ARR SaaS cut CAC by 28% by auto-scoring cold leads before reps touched them. If it makes sense Q3/Q4, should we set up a call? </w:t>
      </w:r>
    </w:p>
    <w:p w14:paraId="1BBCD10D" w14:textId="77777777" w:rsidR="00D67749" w:rsidRPr="00D67749" w:rsidRDefault="00D67749" w:rsidP="00D67749">
      <w:pPr>
        <w:rPr>
          <w:lang w:val="en-US"/>
        </w:rPr>
      </w:pPr>
      <w:r w:rsidRPr="00D67749">
        <w:rPr>
          <w:lang w:val="en-US"/>
        </w:rPr>
        <w:t xml:space="preserve">No fluff. No “hope you’re doing well.” Just a sharp hook and a clear reason to talk. </w:t>
      </w:r>
    </w:p>
    <w:p w14:paraId="35ACAE79" w14:textId="77777777" w:rsidR="00D67749" w:rsidRPr="00D67749" w:rsidRDefault="00D67749" w:rsidP="00D67749">
      <w:pPr>
        <w:rPr>
          <w:lang w:val="en-US"/>
        </w:rPr>
      </w:pPr>
      <w:r w:rsidRPr="00D67749">
        <w:rPr>
          <w:lang w:val="en-US"/>
        </w:rPr>
        <w:t xml:space="preserve">It worked for her, and it works if you’ve got a real outcome behind your message. </w:t>
      </w:r>
    </w:p>
    <w:p w14:paraId="3CAE2E20" w14:textId="77777777" w:rsidR="00D67749" w:rsidRPr="00D67749" w:rsidRDefault="00D67749" w:rsidP="00D67749">
      <w:pPr>
        <w:rPr>
          <w:lang w:val="en-US"/>
        </w:rPr>
      </w:pPr>
      <w:r w:rsidRPr="00D67749">
        <w:rPr>
          <w:lang w:val="en-US"/>
        </w:rPr>
        <w:t xml:space="preserve">Adapt it, use it, send it. AND WIN. </w:t>
      </w:r>
    </w:p>
    <w:p w14:paraId="012C571F" w14:textId="77777777" w:rsidR="00D67749" w:rsidRPr="00D67749" w:rsidRDefault="00D67749" w:rsidP="00D67749">
      <w:pPr>
        <w:rPr>
          <w:lang w:val="en-US"/>
        </w:rPr>
      </w:pPr>
      <w:r w:rsidRPr="00D67749">
        <w:rPr>
          <w:lang w:val="en-US"/>
        </w:rPr>
        <w:t xml:space="preserve">+150 extra frameworks and examples inside The Modern Seller Program </w:t>
      </w:r>
    </w:p>
    <w:p w14:paraId="1D16FD68" w14:textId="77777777" w:rsidR="00D67749" w:rsidRPr="00D67749" w:rsidRDefault="00D67749" w:rsidP="00D67749">
      <w:pPr>
        <w:rPr>
          <w:lang w:val="en-US"/>
        </w:rPr>
      </w:pPr>
      <w:r w:rsidRPr="00D67749">
        <w:rPr>
          <w:lang w:val="en-US"/>
        </w:rPr>
        <w:t xml:space="preserve">Start winning now, stop investing in BS things and invest in yourself </w:t>
      </w:r>
    </w:p>
    <w:p w14:paraId="3C498C6C" w14:textId="3B4ADCAA" w:rsidR="008D45EA" w:rsidRDefault="00D67749" w:rsidP="00D67749">
      <w:pPr>
        <w:pBdr>
          <w:bottom w:val="single" w:sz="12" w:space="1" w:color="auto"/>
        </w:pBdr>
        <w:rPr>
          <w:lang w:val="en-US"/>
        </w:rPr>
      </w:pPr>
      <w:r w:rsidRPr="00D67749">
        <w:rPr>
          <w:lang w:val="en-US"/>
        </w:rPr>
        <w:t xml:space="preserve">Alan "Modern Seller" </w:t>
      </w:r>
      <w:proofErr w:type="spellStart"/>
      <w:r w:rsidRPr="00D67749">
        <w:rPr>
          <w:lang w:val="en-US"/>
        </w:rPr>
        <w:t>Ruchtein</w:t>
      </w:r>
      <w:proofErr w:type="spellEnd"/>
      <w:r w:rsidRPr="00D67749">
        <w:rPr>
          <w:lang w:val="en-US"/>
        </w:rPr>
        <w:t>.</w:t>
      </w:r>
    </w:p>
    <w:p w14:paraId="2BF8B88F" w14:textId="77777777" w:rsidR="006F277B" w:rsidRPr="006F277B" w:rsidRDefault="006F277B" w:rsidP="006F277B">
      <w:pPr>
        <w:rPr>
          <w:lang w:val="en-US"/>
        </w:rPr>
      </w:pPr>
      <w:r w:rsidRPr="006F277B">
        <w:rPr>
          <w:lang w:val="en-US"/>
        </w:rPr>
        <w:t># Three proven outreach methods (with templates)</w:t>
      </w:r>
    </w:p>
    <w:p w14:paraId="7FCD0F86" w14:textId="77777777" w:rsidR="006F277B" w:rsidRPr="006F277B" w:rsidRDefault="006F277B" w:rsidP="006F277B">
      <w:pPr>
        <w:rPr>
          <w:lang w:val="en-US"/>
        </w:rPr>
      </w:pPr>
    </w:p>
    <w:p w14:paraId="78D9961D" w14:textId="77777777" w:rsidR="006F277B" w:rsidRPr="006F277B" w:rsidRDefault="006F277B" w:rsidP="006F277B">
      <w:pPr>
        <w:rPr>
          <w:lang w:val="en-US"/>
        </w:rPr>
      </w:pPr>
      <w:r w:rsidRPr="006F277B">
        <w:rPr>
          <w:lang w:val="en-US"/>
        </w:rPr>
        <w:t>These strategies work because they don’t feel like sales tactics…</w:t>
      </w:r>
    </w:p>
    <w:p w14:paraId="4E60E247" w14:textId="77777777" w:rsidR="006F277B" w:rsidRPr="006F277B" w:rsidRDefault="006F277B" w:rsidP="006F277B">
      <w:pPr>
        <w:rPr>
          <w:lang w:val="en-US"/>
        </w:rPr>
      </w:pPr>
    </w:p>
    <w:p w14:paraId="75D58E7D" w14:textId="77777777" w:rsidR="006F277B" w:rsidRPr="006F277B" w:rsidRDefault="006F277B" w:rsidP="006F277B">
      <w:pPr>
        <w:rPr>
          <w:lang w:val="en-US"/>
        </w:rPr>
      </w:pPr>
      <w:r w:rsidRPr="006F277B">
        <w:rPr>
          <w:lang w:val="en-US"/>
        </w:rPr>
        <w:t>They feel like genuine conversations.</w:t>
      </w:r>
    </w:p>
    <w:p w14:paraId="1CC8434E" w14:textId="77777777" w:rsidR="006F277B" w:rsidRPr="006F277B" w:rsidRDefault="006F277B" w:rsidP="006F277B">
      <w:pPr>
        <w:rPr>
          <w:lang w:val="en-US"/>
        </w:rPr>
      </w:pPr>
    </w:p>
    <w:p w14:paraId="49CABE68" w14:textId="77777777" w:rsidR="006F277B" w:rsidRPr="006F277B" w:rsidRDefault="006F277B" w:rsidP="006F277B">
      <w:pPr>
        <w:rPr>
          <w:lang w:val="en-US"/>
        </w:rPr>
      </w:pPr>
      <w:r w:rsidRPr="006F277B">
        <w:rPr>
          <w:lang w:val="en-US"/>
        </w:rPr>
        <w:t>And that’s why they convert better.</w:t>
      </w:r>
    </w:p>
    <w:p w14:paraId="01F78908" w14:textId="77777777" w:rsidR="006F277B" w:rsidRPr="006F277B" w:rsidRDefault="006F277B" w:rsidP="006F277B">
      <w:pPr>
        <w:rPr>
          <w:lang w:val="en-US"/>
        </w:rPr>
      </w:pPr>
    </w:p>
    <w:p w14:paraId="1050A4F1" w14:textId="77777777" w:rsidR="006F277B" w:rsidRPr="006F277B" w:rsidRDefault="006F277B" w:rsidP="006F277B">
      <w:pPr>
        <w:rPr>
          <w:lang w:val="en-US"/>
        </w:rPr>
      </w:pPr>
      <w:r w:rsidRPr="006F277B">
        <w:rPr>
          <w:lang w:val="en-US"/>
        </w:rPr>
        <w:t>If your outreach isn’t working, it’s probably because it sounds like outreach.</w:t>
      </w:r>
    </w:p>
    <w:p w14:paraId="00D46B67" w14:textId="77777777" w:rsidR="006F277B" w:rsidRPr="006F277B" w:rsidRDefault="006F277B" w:rsidP="006F277B">
      <w:pPr>
        <w:rPr>
          <w:lang w:val="en-US"/>
        </w:rPr>
      </w:pPr>
    </w:p>
    <w:p w14:paraId="7028FB39" w14:textId="77777777" w:rsidR="006F277B" w:rsidRPr="006F277B" w:rsidRDefault="006F277B" w:rsidP="006F277B">
      <w:pPr>
        <w:rPr>
          <w:lang w:val="en-US"/>
        </w:rPr>
      </w:pPr>
      <w:r w:rsidRPr="006F277B">
        <w:rPr>
          <w:lang w:val="en-US"/>
        </w:rPr>
        <w:t>Try this instead - and watch what happens.</w:t>
      </w:r>
    </w:p>
    <w:p w14:paraId="6F3AAB5F" w14:textId="77777777" w:rsidR="006F277B" w:rsidRPr="006F277B" w:rsidRDefault="006F277B" w:rsidP="006F277B">
      <w:pPr>
        <w:rPr>
          <w:lang w:val="en-US"/>
        </w:rPr>
      </w:pPr>
    </w:p>
    <w:p w14:paraId="38CD5605" w14:textId="77777777" w:rsidR="006F277B" w:rsidRPr="006F277B" w:rsidRDefault="006F277B" w:rsidP="006F277B">
      <w:pPr>
        <w:rPr>
          <w:lang w:val="en-US"/>
        </w:rPr>
      </w:pPr>
      <w:r w:rsidRPr="006F277B">
        <w:rPr>
          <w:lang w:val="en-US"/>
        </w:rPr>
        <w:t># Strategy 1: The Compliment + Question Approach</w:t>
      </w:r>
    </w:p>
    <w:p w14:paraId="3869D70F" w14:textId="77777777" w:rsidR="006F277B" w:rsidRPr="006F277B" w:rsidRDefault="006F277B" w:rsidP="006F277B">
      <w:pPr>
        <w:rPr>
          <w:lang w:val="en-US"/>
        </w:rPr>
      </w:pPr>
    </w:p>
    <w:p w14:paraId="4F6C1ABD" w14:textId="77777777" w:rsidR="006F277B" w:rsidRPr="006F277B" w:rsidRDefault="006F277B" w:rsidP="006F277B">
      <w:pPr>
        <w:rPr>
          <w:lang w:val="en-US"/>
        </w:rPr>
      </w:pPr>
      <w:r w:rsidRPr="006F277B">
        <w:rPr>
          <w:lang w:val="en-US"/>
        </w:rPr>
        <w:t>People hate being pitched, but they love talking about their business. That’s why this works.-</w:t>
      </w:r>
    </w:p>
    <w:p w14:paraId="014A98A9" w14:textId="77777777" w:rsidR="006F277B" w:rsidRPr="006F277B" w:rsidRDefault="006F277B" w:rsidP="006F277B">
      <w:pPr>
        <w:rPr>
          <w:lang w:val="en-US"/>
        </w:rPr>
      </w:pPr>
    </w:p>
    <w:p w14:paraId="25CF3043" w14:textId="77777777" w:rsidR="006F277B" w:rsidRPr="006F277B" w:rsidRDefault="006F277B" w:rsidP="006F277B">
      <w:pPr>
        <w:rPr>
          <w:lang w:val="en-US"/>
        </w:rPr>
      </w:pPr>
      <w:r w:rsidRPr="006F277B">
        <w:rPr>
          <w:lang w:val="en-US"/>
        </w:rPr>
        <w:t>**Step 1:** Start with a specific compliment.</w:t>
      </w:r>
    </w:p>
    <w:p w14:paraId="187B3BE8" w14:textId="77777777" w:rsidR="006F277B" w:rsidRPr="006F277B" w:rsidRDefault="006F277B" w:rsidP="006F277B">
      <w:pPr>
        <w:rPr>
          <w:lang w:val="en-US"/>
        </w:rPr>
      </w:pPr>
    </w:p>
    <w:p w14:paraId="4AB5EFC9" w14:textId="77777777" w:rsidR="006F277B" w:rsidRPr="006F277B" w:rsidRDefault="006F277B" w:rsidP="006F277B">
      <w:pPr>
        <w:rPr>
          <w:lang w:val="en-US"/>
        </w:rPr>
      </w:pPr>
      <w:r w:rsidRPr="006F277B">
        <w:rPr>
          <w:lang w:val="en-US"/>
        </w:rPr>
        <w:t>**Step 2:** Ask a close-ended question to uncover a pain.</w:t>
      </w:r>
    </w:p>
    <w:p w14:paraId="40BCD291" w14:textId="77777777" w:rsidR="006F277B" w:rsidRPr="006F277B" w:rsidRDefault="006F277B" w:rsidP="006F277B">
      <w:pPr>
        <w:rPr>
          <w:lang w:val="en-US"/>
        </w:rPr>
      </w:pPr>
    </w:p>
    <w:p w14:paraId="26E6CD0F" w14:textId="77777777" w:rsidR="006F277B" w:rsidRPr="006F277B" w:rsidRDefault="006F277B" w:rsidP="006F277B">
      <w:pPr>
        <w:rPr>
          <w:lang w:val="en-US"/>
        </w:rPr>
      </w:pPr>
      <w:r w:rsidRPr="006F277B">
        <w:rPr>
          <w:lang w:val="en-US"/>
        </w:rPr>
        <w:t>For example:</w:t>
      </w:r>
    </w:p>
    <w:p w14:paraId="7F557DC1" w14:textId="77777777" w:rsidR="006F277B" w:rsidRPr="006F277B" w:rsidRDefault="006F277B" w:rsidP="006F277B">
      <w:pPr>
        <w:rPr>
          <w:lang w:val="en-US"/>
        </w:rPr>
      </w:pPr>
    </w:p>
    <w:p w14:paraId="0DC655FE" w14:textId="77777777" w:rsidR="006F277B" w:rsidRPr="006F277B" w:rsidRDefault="006F277B" w:rsidP="006F277B">
      <w:pPr>
        <w:rPr>
          <w:lang w:val="en-US"/>
        </w:rPr>
      </w:pPr>
      <w:r w:rsidRPr="006F277B">
        <w:rPr>
          <w:lang w:val="en-US"/>
        </w:rPr>
        <w:t>&lt;aside&gt;</w:t>
      </w:r>
    </w:p>
    <w:p w14:paraId="0CDDB4F0" w14:textId="77777777" w:rsidR="006F277B" w:rsidRPr="006F277B" w:rsidRDefault="006F277B" w:rsidP="006F277B">
      <w:pPr>
        <w:rPr>
          <w:lang w:val="en-US"/>
        </w:rPr>
      </w:pPr>
      <w:r w:rsidRPr="006F277B">
        <w:rPr>
          <w:rFonts w:ascii="Segoe UI Emoji" w:hAnsi="Segoe UI Emoji" w:cs="Segoe UI Emoji"/>
          <w:lang w:val="en-US"/>
        </w:rPr>
        <w:lastRenderedPageBreak/>
        <w:t>➡</w:t>
      </w:r>
      <w:r w:rsidRPr="006F277B">
        <w:rPr>
          <w:lang w:val="en-US"/>
        </w:rPr>
        <w:t>️</w:t>
      </w:r>
    </w:p>
    <w:p w14:paraId="30730F7D" w14:textId="77777777" w:rsidR="006F277B" w:rsidRPr="006F277B" w:rsidRDefault="006F277B" w:rsidP="006F277B">
      <w:pPr>
        <w:rPr>
          <w:lang w:val="en-US"/>
        </w:rPr>
      </w:pPr>
    </w:p>
    <w:p w14:paraId="49260002" w14:textId="77777777" w:rsidR="006F277B" w:rsidRPr="006F277B" w:rsidRDefault="006F277B" w:rsidP="006F277B">
      <w:pPr>
        <w:rPr>
          <w:lang w:val="en-US"/>
        </w:rPr>
      </w:pPr>
      <w:r w:rsidRPr="006F277B">
        <w:rPr>
          <w:lang w:val="en-US"/>
        </w:rPr>
        <w:t>"Hey [name], I really liked your recent post on [topic]. Totally agree. How’s LinkedIn lead-gen working for you - plenty of sales calls?"</w:t>
      </w:r>
    </w:p>
    <w:p w14:paraId="51DB1F26" w14:textId="77777777" w:rsidR="006F277B" w:rsidRPr="006F277B" w:rsidRDefault="006F277B" w:rsidP="006F277B">
      <w:pPr>
        <w:rPr>
          <w:lang w:val="en-US"/>
        </w:rPr>
      </w:pPr>
    </w:p>
    <w:p w14:paraId="5E46C726" w14:textId="77777777" w:rsidR="006F277B" w:rsidRPr="006F277B" w:rsidRDefault="006F277B" w:rsidP="006F277B">
      <w:pPr>
        <w:rPr>
          <w:lang w:val="en-US"/>
        </w:rPr>
      </w:pPr>
      <w:r w:rsidRPr="006F277B">
        <w:rPr>
          <w:lang w:val="en-US"/>
        </w:rPr>
        <w:t>&lt;/aside&gt;</w:t>
      </w:r>
    </w:p>
    <w:p w14:paraId="5C52EE8B" w14:textId="77777777" w:rsidR="006F277B" w:rsidRPr="006F277B" w:rsidRDefault="006F277B" w:rsidP="006F277B">
      <w:pPr>
        <w:rPr>
          <w:lang w:val="en-US"/>
        </w:rPr>
      </w:pPr>
    </w:p>
    <w:p w14:paraId="7496405B" w14:textId="77777777" w:rsidR="006F277B" w:rsidRPr="006F277B" w:rsidRDefault="006F277B" w:rsidP="006F277B">
      <w:pPr>
        <w:rPr>
          <w:lang w:val="en-US"/>
        </w:rPr>
      </w:pPr>
      <w:r w:rsidRPr="006F277B">
        <w:rPr>
          <w:lang w:val="en-US"/>
        </w:rPr>
        <w:t>If they say "It could be better" → Offer a call.</w:t>
      </w:r>
    </w:p>
    <w:p w14:paraId="432FD88C" w14:textId="77777777" w:rsidR="006F277B" w:rsidRPr="006F277B" w:rsidRDefault="006F277B" w:rsidP="006F277B">
      <w:pPr>
        <w:rPr>
          <w:lang w:val="en-US"/>
        </w:rPr>
      </w:pPr>
    </w:p>
    <w:p w14:paraId="1D934582" w14:textId="77777777" w:rsidR="006F277B" w:rsidRPr="006F277B" w:rsidRDefault="006F277B" w:rsidP="006F277B">
      <w:pPr>
        <w:rPr>
          <w:lang w:val="en-US"/>
        </w:rPr>
      </w:pPr>
      <w:r w:rsidRPr="006F277B">
        <w:rPr>
          <w:lang w:val="en-US"/>
        </w:rPr>
        <w:t>If they say "It’s going well" → Ask what their next goal is.</w:t>
      </w:r>
    </w:p>
    <w:p w14:paraId="35DE4D1E" w14:textId="77777777" w:rsidR="006F277B" w:rsidRPr="006F277B" w:rsidRDefault="006F277B" w:rsidP="006F277B">
      <w:pPr>
        <w:rPr>
          <w:lang w:val="en-US"/>
        </w:rPr>
      </w:pPr>
    </w:p>
    <w:p w14:paraId="2C4136EA" w14:textId="77777777" w:rsidR="006F277B" w:rsidRPr="006F277B" w:rsidRDefault="006F277B" w:rsidP="006F277B">
      <w:pPr>
        <w:rPr>
          <w:lang w:val="en-US"/>
        </w:rPr>
      </w:pPr>
      <w:r w:rsidRPr="006F277B">
        <w:rPr>
          <w:lang w:val="en-US"/>
        </w:rPr>
        <w:t>Keep digging until you uncover a pain point or desire, then offer a call. This keeps the conversation natural instead of forcing a pitch.</w:t>
      </w:r>
    </w:p>
    <w:p w14:paraId="5CE47FA1" w14:textId="77777777" w:rsidR="006F277B" w:rsidRPr="006F277B" w:rsidRDefault="006F277B" w:rsidP="006F277B">
      <w:pPr>
        <w:rPr>
          <w:lang w:val="en-US"/>
        </w:rPr>
      </w:pPr>
    </w:p>
    <w:p w14:paraId="45012E69" w14:textId="77777777" w:rsidR="006F277B" w:rsidRPr="006F277B" w:rsidRDefault="006F277B" w:rsidP="006F277B">
      <w:pPr>
        <w:rPr>
          <w:lang w:val="en-US"/>
        </w:rPr>
      </w:pPr>
      <w:r w:rsidRPr="006F277B">
        <w:rPr>
          <w:lang w:val="en-US"/>
        </w:rPr>
        <w:t>---</w:t>
      </w:r>
    </w:p>
    <w:p w14:paraId="595E53B3" w14:textId="77777777" w:rsidR="006F277B" w:rsidRPr="006F277B" w:rsidRDefault="006F277B" w:rsidP="006F277B">
      <w:pPr>
        <w:rPr>
          <w:lang w:val="en-US"/>
        </w:rPr>
      </w:pPr>
    </w:p>
    <w:p w14:paraId="12BDE6E7" w14:textId="77777777" w:rsidR="006F277B" w:rsidRPr="006F277B" w:rsidRDefault="006F277B" w:rsidP="006F277B">
      <w:pPr>
        <w:rPr>
          <w:lang w:val="en-US"/>
        </w:rPr>
      </w:pPr>
      <w:r w:rsidRPr="006F277B">
        <w:rPr>
          <w:lang w:val="en-US"/>
        </w:rPr>
        <w:t># Strategy 2: The Free Resource DM</w:t>
      </w:r>
    </w:p>
    <w:p w14:paraId="1A4FDC79" w14:textId="77777777" w:rsidR="006F277B" w:rsidRPr="006F277B" w:rsidRDefault="006F277B" w:rsidP="006F277B">
      <w:pPr>
        <w:rPr>
          <w:lang w:val="en-US"/>
        </w:rPr>
      </w:pPr>
    </w:p>
    <w:p w14:paraId="04C9DC69" w14:textId="77777777" w:rsidR="006F277B" w:rsidRPr="006F277B" w:rsidRDefault="006F277B" w:rsidP="006F277B">
      <w:pPr>
        <w:rPr>
          <w:lang w:val="en-US"/>
        </w:rPr>
      </w:pPr>
      <w:r w:rsidRPr="006F277B">
        <w:rPr>
          <w:lang w:val="en-US"/>
        </w:rPr>
        <w:t xml:space="preserve">Not everyone is ready for a sales call immediately. But they’re happy to say yes to something that helps them for free. </w:t>
      </w:r>
    </w:p>
    <w:p w14:paraId="4F196270" w14:textId="77777777" w:rsidR="006F277B" w:rsidRPr="006F277B" w:rsidRDefault="006F277B" w:rsidP="006F277B">
      <w:pPr>
        <w:rPr>
          <w:lang w:val="en-US"/>
        </w:rPr>
      </w:pPr>
    </w:p>
    <w:p w14:paraId="1BE248AB" w14:textId="77777777" w:rsidR="006F277B" w:rsidRPr="006F277B" w:rsidRDefault="006F277B" w:rsidP="006F277B">
      <w:pPr>
        <w:rPr>
          <w:lang w:val="en-US"/>
        </w:rPr>
      </w:pPr>
      <w:r w:rsidRPr="006F277B">
        <w:rPr>
          <w:lang w:val="en-US"/>
        </w:rPr>
        <w:t>**Step 1:** Create a free lead magnet that solves a specific problem.</w:t>
      </w:r>
    </w:p>
    <w:p w14:paraId="530A83C3" w14:textId="77777777" w:rsidR="006F277B" w:rsidRPr="006F277B" w:rsidRDefault="006F277B" w:rsidP="006F277B">
      <w:pPr>
        <w:rPr>
          <w:lang w:val="en-US"/>
        </w:rPr>
      </w:pPr>
    </w:p>
    <w:p w14:paraId="556DC028" w14:textId="77777777" w:rsidR="006F277B" w:rsidRPr="006F277B" w:rsidRDefault="006F277B" w:rsidP="006F277B">
      <w:pPr>
        <w:rPr>
          <w:lang w:val="en-US"/>
        </w:rPr>
      </w:pPr>
      <w:r w:rsidRPr="006F277B">
        <w:rPr>
          <w:lang w:val="en-US"/>
        </w:rPr>
        <w:t>**Step 2:** DM prospects and ask if they’d like access.</w:t>
      </w:r>
    </w:p>
    <w:p w14:paraId="6E71A315" w14:textId="77777777" w:rsidR="006F277B" w:rsidRPr="006F277B" w:rsidRDefault="006F277B" w:rsidP="006F277B">
      <w:pPr>
        <w:rPr>
          <w:lang w:val="en-US"/>
        </w:rPr>
      </w:pPr>
    </w:p>
    <w:p w14:paraId="188A53B1" w14:textId="77777777" w:rsidR="006F277B" w:rsidRPr="006F277B" w:rsidRDefault="006F277B" w:rsidP="006F277B">
      <w:pPr>
        <w:rPr>
          <w:lang w:val="en-US"/>
        </w:rPr>
      </w:pPr>
      <w:r w:rsidRPr="006F277B">
        <w:rPr>
          <w:lang w:val="en-US"/>
        </w:rPr>
        <w:t>For example:</w:t>
      </w:r>
    </w:p>
    <w:p w14:paraId="0DB978E8" w14:textId="77777777" w:rsidR="006F277B" w:rsidRPr="006F277B" w:rsidRDefault="006F277B" w:rsidP="006F277B">
      <w:pPr>
        <w:rPr>
          <w:lang w:val="en-US"/>
        </w:rPr>
      </w:pPr>
    </w:p>
    <w:p w14:paraId="1F601A53" w14:textId="77777777" w:rsidR="006F277B" w:rsidRPr="006F277B" w:rsidRDefault="006F277B" w:rsidP="006F277B">
      <w:pPr>
        <w:rPr>
          <w:lang w:val="en-US"/>
        </w:rPr>
      </w:pPr>
      <w:r w:rsidRPr="006F277B">
        <w:rPr>
          <w:lang w:val="en-US"/>
        </w:rPr>
        <w:t>&lt;aside&gt;</w:t>
      </w:r>
    </w:p>
    <w:p w14:paraId="44DEA4EA" w14:textId="77777777" w:rsidR="006F277B" w:rsidRPr="006F277B" w:rsidRDefault="006F277B" w:rsidP="006F277B">
      <w:pPr>
        <w:rPr>
          <w:lang w:val="en-US"/>
        </w:rPr>
      </w:pPr>
      <w:r w:rsidRPr="006F277B">
        <w:rPr>
          <w:rFonts w:ascii="Segoe UI Emoji" w:hAnsi="Segoe UI Emoji" w:cs="Segoe UI Emoji"/>
          <w:lang w:val="en-US"/>
        </w:rPr>
        <w:t>➡</w:t>
      </w:r>
      <w:r w:rsidRPr="006F277B">
        <w:rPr>
          <w:lang w:val="en-US"/>
        </w:rPr>
        <w:t>️</w:t>
      </w:r>
    </w:p>
    <w:p w14:paraId="2C6978C7" w14:textId="77777777" w:rsidR="006F277B" w:rsidRPr="006F277B" w:rsidRDefault="006F277B" w:rsidP="006F277B">
      <w:pPr>
        <w:rPr>
          <w:lang w:val="en-US"/>
        </w:rPr>
      </w:pPr>
    </w:p>
    <w:p w14:paraId="654B46FA" w14:textId="77777777" w:rsidR="006F277B" w:rsidRPr="006F277B" w:rsidRDefault="006F277B" w:rsidP="006F277B">
      <w:pPr>
        <w:rPr>
          <w:lang w:val="en-US"/>
        </w:rPr>
      </w:pPr>
      <w:r w:rsidRPr="006F277B">
        <w:rPr>
          <w:lang w:val="en-US"/>
        </w:rPr>
        <w:t>"Hey [name], I put together a quick guide on [specific pain point]. Want me to send it over?"</w:t>
      </w:r>
    </w:p>
    <w:p w14:paraId="13EED91D" w14:textId="77777777" w:rsidR="006F277B" w:rsidRPr="006F277B" w:rsidRDefault="006F277B" w:rsidP="006F277B">
      <w:pPr>
        <w:rPr>
          <w:lang w:val="en-US"/>
        </w:rPr>
      </w:pPr>
    </w:p>
    <w:p w14:paraId="4D0BDD6A" w14:textId="77777777" w:rsidR="006F277B" w:rsidRPr="006F277B" w:rsidRDefault="006F277B" w:rsidP="006F277B">
      <w:pPr>
        <w:rPr>
          <w:lang w:val="en-US"/>
        </w:rPr>
      </w:pPr>
      <w:r w:rsidRPr="006F277B">
        <w:rPr>
          <w:lang w:val="en-US"/>
        </w:rPr>
        <w:lastRenderedPageBreak/>
        <w:t>&lt;/aside&gt;</w:t>
      </w:r>
    </w:p>
    <w:p w14:paraId="5B3A07F8" w14:textId="77777777" w:rsidR="006F277B" w:rsidRPr="006F277B" w:rsidRDefault="006F277B" w:rsidP="006F277B">
      <w:pPr>
        <w:rPr>
          <w:lang w:val="en-US"/>
        </w:rPr>
      </w:pPr>
    </w:p>
    <w:p w14:paraId="5C50947A" w14:textId="77777777" w:rsidR="006F277B" w:rsidRPr="006F277B" w:rsidRDefault="006F277B" w:rsidP="006F277B">
      <w:pPr>
        <w:rPr>
          <w:lang w:val="en-US"/>
        </w:rPr>
      </w:pPr>
      <w:r w:rsidRPr="006F277B">
        <w:rPr>
          <w:lang w:val="en-US"/>
        </w:rPr>
        <w:t>If they say yes, send it, then ask a follow-up question:</w:t>
      </w:r>
    </w:p>
    <w:p w14:paraId="1A5CEEEE" w14:textId="77777777" w:rsidR="006F277B" w:rsidRPr="006F277B" w:rsidRDefault="006F277B" w:rsidP="006F277B">
      <w:pPr>
        <w:rPr>
          <w:lang w:val="en-US"/>
        </w:rPr>
      </w:pPr>
    </w:p>
    <w:p w14:paraId="7A46D56F" w14:textId="77777777" w:rsidR="006F277B" w:rsidRPr="006F277B" w:rsidRDefault="006F277B" w:rsidP="006F277B">
      <w:pPr>
        <w:rPr>
          <w:lang w:val="en-US"/>
        </w:rPr>
      </w:pPr>
      <w:r w:rsidRPr="006F277B">
        <w:rPr>
          <w:lang w:val="en-US"/>
        </w:rPr>
        <w:t>"Here it is. Curious - what’s been the biggest challenge for you with [problem]?"</w:t>
      </w:r>
    </w:p>
    <w:p w14:paraId="0A76ED47" w14:textId="77777777" w:rsidR="006F277B" w:rsidRPr="006F277B" w:rsidRDefault="006F277B" w:rsidP="006F277B">
      <w:pPr>
        <w:rPr>
          <w:lang w:val="en-US"/>
        </w:rPr>
      </w:pPr>
    </w:p>
    <w:p w14:paraId="0F796A47" w14:textId="77777777" w:rsidR="006F277B" w:rsidRPr="006F277B" w:rsidRDefault="006F277B" w:rsidP="006F277B">
      <w:pPr>
        <w:rPr>
          <w:lang w:val="en-US"/>
        </w:rPr>
      </w:pPr>
      <w:r w:rsidRPr="006F277B">
        <w:rPr>
          <w:lang w:val="en-US"/>
        </w:rPr>
        <w:t>If a pain is revealed, offer a call. This makes outreach feel helpful, not pushy.</w:t>
      </w:r>
    </w:p>
    <w:p w14:paraId="3FEEE316" w14:textId="77777777" w:rsidR="006F277B" w:rsidRPr="006F277B" w:rsidRDefault="006F277B" w:rsidP="006F277B">
      <w:pPr>
        <w:rPr>
          <w:lang w:val="en-US"/>
        </w:rPr>
      </w:pPr>
    </w:p>
    <w:p w14:paraId="4A8A8CCC" w14:textId="77777777" w:rsidR="006F277B" w:rsidRPr="006F277B" w:rsidRDefault="006F277B" w:rsidP="006F277B">
      <w:pPr>
        <w:rPr>
          <w:lang w:val="en-US"/>
        </w:rPr>
      </w:pPr>
      <w:r w:rsidRPr="006F277B">
        <w:rPr>
          <w:lang w:val="en-US"/>
        </w:rPr>
        <w:t>---</w:t>
      </w:r>
    </w:p>
    <w:p w14:paraId="404844BA" w14:textId="77777777" w:rsidR="006F277B" w:rsidRPr="006F277B" w:rsidRDefault="006F277B" w:rsidP="006F277B">
      <w:pPr>
        <w:rPr>
          <w:lang w:val="en-US"/>
        </w:rPr>
      </w:pPr>
    </w:p>
    <w:p w14:paraId="2F816C83" w14:textId="77777777" w:rsidR="006F277B" w:rsidRPr="006F277B" w:rsidRDefault="006F277B" w:rsidP="006F277B">
      <w:pPr>
        <w:rPr>
          <w:lang w:val="en-US"/>
        </w:rPr>
      </w:pPr>
      <w:r w:rsidRPr="006F277B">
        <w:rPr>
          <w:lang w:val="en-US"/>
        </w:rPr>
        <w:t># Strategy 3: The Lead Magnet Post</w:t>
      </w:r>
    </w:p>
    <w:p w14:paraId="132CA85F" w14:textId="77777777" w:rsidR="006F277B" w:rsidRPr="006F277B" w:rsidRDefault="006F277B" w:rsidP="006F277B">
      <w:pPr>
        <w:rPr>
          <w:lang w:val="en-US"/>
        </w:rPr>
      </w:pPr>
    </w:p>
    <w:p w14:paraId="334402A1" w14:textId="77777777" w:rsidR="006F277B" w:rsidRPr="006F277B" w:rsidRDefault="006F277B" w:rsidP="006F277B">
      <w:pPr>
        <w:rPr>
          <w:lang w:val="en-US"/>
        </w:rPr>
      </w:pPr>
      <w:r w:rsidRPr="006F277B">
        <w:rPr>
          <w:lang w:val="en-US"/>
        </w:rPr>
        <w:t xml:space="preserve">This is the most scalable strategy. </w:t>
      </w:r>
    </w:p>
    <w:p w14:paraId="5325A438" w14:textId="77777777" w:rsidR="006F277B" w:rsidRPr="006F277B" w:rsidRDefault="006F277B" w:rsidP="006F277B">
      <w:pPr>
        <w:rPr>
          <w:lang w:val="en-US"/>
        </w:rPr>
      </w:pPr>
    </w:p>
    <w:p w14:paraId="6619C7FE" w14:textId="77777777" w:rsidR="006F277B" w:rsidRPr="006F277B" w:rsidRDefault="006F277B" w:rsidP="006F277B">
      <w:pPr>
        <w:rPr>
          <w:lang w:val="en-US"/>
        </w:rPr>
      </w:pPr>
      <w:r w:rsidRPr="006F277B">
        <w:rPr>
          <w:lang w:val="en-US"/>
        </w:rPr>
        <w:t>**Step 1:** Build a free resource around one of your ICP’s biggest problems.</w:t>
      </w:r>
    </w:p>
    <w:p w14:paraId="061A3857" w14:textId="77777777" w:rsidR="006F277B" w:rsidRPr="006F277B" w:rsidRDefault="006F277B" w:rsidP="006F277B">
      <w:pPr>
        <w:rPr>
          <w:lang w:val="en-US"/>
        </w:rPr>
      </w:pPr>
    </w:p>
    <w:p w14:paraId="36F005A6" w14:textId="77777777" w:rsidR="006F277B" w:rsidRPr="006F277B" w:rsidRDefault="006F277B" w:rsidP="006F277B">
      <w:pPr>
        <w:rPr>
          <w:lang w:val="en-US"/>
        </w:rPr>
      </w:pPr>
      <w:r w:rsidRPr="006F277B">
        <w:rPr>
          <w:lang w:val="en-US"/>
        </w:rPr>
        <w:t>**Step 2:** Make a LinkedIn post advertising it.</w:t>
      </w:r>
    </w:p>
    <w:p w14:paraId="311572F1" w14:textId="77777777" w:rsidR="006F277B" w:rsidRPr="006F277B" w:rsidRDefault="006F277B" w:rsidP="006F277B">
      <w:pPr>
        <w:rPr>
          <w:lang w:val="en-US"/>
        </w:rPr>
      </w:pPr>
    </w:p>
    <w:p w14:paraId="1EE765E3" w14:textId="77777777" w:rsidR="006F277B" w:rsidRPr="006F277B" w:rsidRDefault="006F277B" w:rsidP="006F277B">
      <w:pPr>
        <w:rPr>
          <w:lang w:val="en-US"/>
        </w:rPr>
      </w:pPr>
      <w:r w:rsidRPr="006F277B">
        <w:rPr>
          <w:lang w:val="en-US"/>
        </w:rPr>
        <w:t>**Step 3:** Ask people to comment a word if they want access.</w:t>
      </w:r>
    </w:p>
    <w:p w14:paraId="2E3C833E" w14:textId="77777777" w:rsidR="006F277B" w:rsidRPr="006F277B" w:rsidRDefault="006F277B" w:rsidP="006F277B">
      <w:pPr>
        <w:rPr>
          <w:lang w:val="en-US"/>
        </w:rPr>
      </w:pPr>
    </w:p>
    <w:p w14:paraId="6283A9D4" w14:textId="77777777" w:rsidR="006F277B" w:rsidRPr="006F277B" w:rsidRDefault="006F277B" w:rsidP="006F277B">
      <w:pPr>
        <w:rPr>
          <w:lang w:val="en-US"/>
        </w:rPr>
      </w:pPr>
      <w:r w:rsidRPr="006F277B">
        <w:rPr>
          <w:lang w:val="en-US"/>
        </w:rPr>
        <w:t>For example:</w:t>
      </w:r>
    </w:p>
    <w:p w14:paraId="70170EB7" w14:textId="77777777" w:rsidR="006F277B" w:rsidRPr="006F277B" w:rsidRDefault="006F277B" w:rsidP="006F277B">
      <w:pPr>
        <w:rPr>
          <w:lang w:val="en-US"/>
        </w:rPr>
      </w:pPr>
    </w:p>
    <w:p w14:paraId="3F9C877B" w14:textId="77777777" w:rsidR="006F277B" w:rsidRPr="006F277B" w:rsidRDefault="006F277B" w:rsidP="006F277B">
      <w:pPr>
        <w:rPr>
          <w:lang w:val="en-US"/>
        </w:rPr>
      </w:pPr>
      <w:r w:rsidRPr="006F277B">
        <w:rPr>
          <w:lang w:val="en-US"/>
        </w:rPr>
        <w:t>&lt;aside&gt;</w:t>
      </w:r>
    </w:p>
    <w:p w14:paraId="73063D0B" w14:textId="77777777" w:rsidR="006F277B" w:rsidRPr="006F277B" w:rsidRDefault="006F277B" w:rsidP="006F277B">
      <w:pPr>
        <w:rPr>
          <w:lang w:val="en-US"/>
        </w:rPr>
      </w:pPr>
      <w:r w:rsidRPr="006F277B">
        <w:rPr>
          <w:rFonts w:ascii="Segoe UI Emoji" w:hAnsi="Segoe UI Emoji" w:cs="Segoe UI Emoji"/>
          <w:lang w:val="en-US"/>
        </w:rPr>
        <w:t>➡</w:t>
      </w:r>
      <w:r w:rsidRPr="006F277B">
        <w:rPr>
          <w:lang w:val="en-US"/>
        </w:rPr>
        <w:t>️</w:t>
      </w:r>
    </w:p>
    <w:p w14:paraId="5160B426" w14:textId="77777777" w:rsidR="006F277B" w:rsidRPr="006F277B" w:rsidRDefault="006F277B" w:rsidP="006F277B">
      <w:pPr>
        <w:rPr>
          <w:lang w:val="en-US"/>
        </w:rPr>
      </w:pPr>
    </w:p>
    <w:p w14:paraId="05EBF80A" w14:textId="77777777" w:rsidR="006F277B" w:rsidRPr="006F277B" w:rsidRDefault="006F277B" w:rsidP="006F277B">
      <w:pPr>
        <w:rPr>
          <w:lang w:val="en-US"/>
        </w:rPr>
      </w:pPr>
      <w:r w:rsidRPr="006F277B">
        <w:rPr>
          <w:lang w:val="en-US"/>
        </w:rPr>
        <w:t>"I just put together a free playbook on how I book 10+ sales calls per day. If you want a copy, comment ‘CALLS’ below and I’ll send it over."</w:t>
      </w:r>
    </w:p>
    <w:p w14:paraId="48975021" w14:textId="77777777" w:rsidR="006F277B" w:rsidRPr="006F277B" w:rsidRDefault="006F277B" w:rsidP="006F277B">
      <w:pPr>
        <w:rPr>
          <w:lang w:val="en-US"/>
        </w:rPr>
      </w:pPr>
    </w:p>
    <w:p w14:paraId="6FE9DA2D" w14:textId="77777777" w:rsidR="006F277B" w:rsidRPr="006F277B" w:rsidRDefault="006F277B" w:rsidP="006F277B">
      <w:pPr>
        <w:rPr>
          <w:lang w:val="en-US"/>
        </w:rPr>
      </w:pPr>
      <w:r w:rsidRPr="006F277B">
        <w:rPr>
          <w:lang w:val="en-US"/>
        </w:rPr>
        <w:t>&lt;/aside&gt;</w:t>
      </w:r>
    </w:p>
    <w:p w14:paraId="7963E888" w14:textId="77777777" w:rsidR="006F277B" w:rsidRPr="006F277B" w:rsidRDefault="006F277B" w:rsidP="006F277B">
      <w:pPr>
        <w:rPr>
          <w:lang w:val="en-US"/>
        </w:rPr>
      </w:pPr>
    </w:p>
    <w:p w14:paraId="08DC90BC" w14:textId="77777777" w:rsidR="006F277B" w:rsidRPr="006F277B" w:rsidRDefault="006F277B" w:rsidP="006F277B">
      <w:pPr>
        <w:rPr>
          <w:lang w:val="en-US"/>
        </w:rPr>
      </w:pPr>
      <w:r w:rsidRPr="006F277B">
        <w:rPr>
          <w:lang w:val="en-US"/>
        </w:rPr>
        <w:t>**Step 4:** Then, DM everyone who comments.</w:t>
      </w:r>
    </w:p>
    <w:p w14:paraId="10A9425C" w14:textId="77777777" w:rsidR="006F277B" w:rsidRPr="006F277B" w:rsidRDefault="006F277B" w:rsidP="006F277B">
      <w:pPr>
        <w:rPr>
          <w:lang w:val="en-US"/>
        </w:rPr>
      </w:pPr>
    </w:p>
    <w:p w14:paraId="48637087" w14:textId="77777777" w:rsidR="006F277B" w:rsidRPr="006F277B" w:rsidRDefault="006F277B" w:rsidP="006F277B">
      <w:pPr>
        <w:rPr>
          <w:lang w:val="en-US"/>
        </w:rPr>
      </w:pPr>
      <w:r w:rsidRPr="006F277B">
        <w:rPr>
          <w:lang w:val="en-US"/>
        </w:rPr>
        <w:t>"Hey [name], saw you wanted the playbook - here’s the link! Also, how’s LinkedIn lead-gen working for you - plenty of sales calls?"</w:t>
      </w:r>
    </w:p>
    <w:p w14:paraId="29E0D239" w14:textId="77777777" w:rsidR="006F277B" w:rsidRPr="006F277B" w:rsidRDefault="006F277B" w:rsidP="006F277B">
      <w:pPr>
        <w:rPr>
          <w:lang w:val="en-US"/>
        </w:rPr>
      </w:pPr>
    </w:p>
    <w:p w14:paraId="2D91622D" w14:textId="243D9CDC" w:rsidR="00D67749" w:rsidRDefault="006F277B" w:rsidP="006F277B">
      <w:pPr>
        <w:pBdr>
          <w:bottom w:val="single" w:sz="12" w:space="1" w:color="auto"/>
        </w:pBdr>
        <w:rPr>
          <w:lang w:val="en-US"/>
        </w:rPr>
      </w:pPr>
      <w:r w:rsidRPr="006F277B">
        <w:rPr>
          <w:lang w:val="en-US"/>
        </w:rPr>
        <w:t>Once they respond, start a conversation and move to a call.</w:t>
      </w:r>
    </w:p>
    <w:p w14:paraId="0FB1E8B6" w14:textId="77777777" w:rsidR="00736FB2" w:rsidRPr="00736FB2" w:rsidRDefault="00736FB2" w:rsidP="00736FB2">
      <w:pPr>
        <w:rPr>
          <w:lang w:val="en-US"/>
        </w:rPr>
      </w:pPr>
      <w:r w:rsidRPr="00736FB2">
        <w:rPr>
          <w:lang w:val="en-US"/>
        </w:rPr>
        <w:t>Hey Federico Tempella,</w:t>
      </w:r>
    </w:p>
    <w:p w14:paraId="37395A78" w14:textId="77777777" w:rsidR="00736FB2" w:rsidRPr="00736FB2" w:rsidRDefault="00736FB2" w:rsidP="00736FB2">
      <w:pPr>
        <w:rPr>
          <w:lang w:val="en-US"/>
        </w:rPr>
      </w:pPr>
    </w:p>
    <w:p w14:paraId="2E508AF5" w14:textId="77777777" w:rsidR="00736FB2" w:rsidRPr="00736FB2" w:rsidRDefault="00736FB2" w:rsidP="00736FB2">
      <w:pPr>
        <w:rPr>
          <w:lang w:val="en-US"/>
        </w:rPr>
      </w:pPr>
      <w:r w:rsidRPr="00736FB2">
        <w:rPr>
          <w:lang w:val="en-US"/>
        </w:rPr>
        <w:t>When I tell sellers about these frameworks, I often hear:</w:t>
      </w:r>
    </w:p>
    <w:p w14:paraId="62EF98EA" w14:textId="77777777" w:rsidR="00736FB2" w:rsidRPr="00736FB2" w:rsidRDefault="00736FB2" w:rsidP="00736FB2">
      <w:pPr>
        <w:rPr>
          <w:lang w:val="en-US"/>
        </w:rPr>
      </w:pPr>
    </w:p>
    <w:p w14:paraId="1CCA46E4" w14:textId="77777777" w:rsidR="00736FB2" w:rsidRPr="00736FB2" w:rsidRDefault="00736FB2" w:rsidP="00736FB2">
      <w:pPr>
        <w:rPr>
          <w:lang w:val="en-US"/>
        </w:rPr>
      </w:pPr>
      <w:r w:rsidRPr="00736FB2">
        <w:rPr>
          <w:lang w:val="en-US"/>
        </w:rPr>
        <w:t>"Sounds great, Aaron... but I barely have time to hit my numbers as is.</w:t>
      </w:r>
    </w:p>
    <w:p w14:paraId="170E524D" w14:textId="77777777" w:rsidR="00736FB2" w:rsidRPr="00736FB2" w:rsidRDefault="00736FB2" w:rsidP="00736FB2">
      <w:pPr>
        <w:rPr>
          <w:lang w:val="en-US"/>
        </w:rPr>
      </w:pPr>
      <w:r w:rsidRPr="00736FB2">
        <w:rPr>
          <w:lang w:val="en-US"/>
        </w:rPr>
        <w:t>​</w:t>
      </w:r>
    </w:p>
    <w:p w14:paraId="1B7813AA" w14:textId="77777777" w:rsidR="00736FB2" w:rsidRPr="00736FB2" w:rsidRDefault="00736FB2" w:rsidP="00736FB2">
      <w:pPr>
        <w:rPr>
          <w:lang w:val="en-US"/>
        </w:rPr>
      </w:pPr>
      <w:r w:rsidRPr="00736FB2">
        <w:rPr>
          <w:lang w:val="en-US"/>
        </w:rPr>
        <w:t>How am I supposed to implement new systems?"</w:t>
      </w:r>
    </w:p>
    <w:p w14:paraId="6897235E" w14:textId="77777777" w:rsidR="00736FB2" w:rsidRPr="00736FB2" w:rsidRDefault="00736FB2" w:rsidP="00736FB2">
      <w:pPr>
        <w:rPr>
          <w:lang w:val="en-US"/>
        </w:rPr>
      </w:pPr>
      <w:r w:rsidRPr="00736FB2">
        <w:rPr>
          <w:lang w:val="en-US"/>
        </w:rPr>
        <w:t>I get it...</w:t>
      </w:r>
    </w:p>
    <w:p w14:paraId="0934B959" w14:textId="77777777" w:rsidR="00736FB2" w:rsidRPr="00736FB2" w:rsidRDefault="00736FB2" w:rsidP="00736FB2">
      <w:pPr>
        <w:rPr>
          <w:lang w:val="en-US"/>
        </w:rPr>
      </w:pPr>
    </w:p>
    <w:p w14:paraId="46B749E6" w14:textId="77777777" w:rsidR="00736FB2" w:rsidRPr="00736FB2" w:rsidRDefault="00736FB2" w:rsidP="00736FB2">
      <w:pPr>
        <w:rPr>
          <w:lang w:val="en-US"/>
        </w:rPr>
      </w:pPr>
      <w:r w:rsidRPr="00736FB2">
        <w:rPr>
          <w:lang w:val="en-US"/>
        </w:rPr>
        <w:t xml:space="preserve">I felt the exact same way as an SDR at </w:t>
      </w:r>
      <w:proofErr w:type="spellStart"/>
      <w:r w:rsidRPr="00736FB2">
        <w:rPr>
          <w:lang w:val="en-US"/>
        </w:rPr>
        <w:t>Fruugo</w:t>
      </w:r>
      <w:proofErr w:type="spellEnd"/>
      <w:r w:rsidRPr="00736FB2">
        <w:rPr>
          <w:lang w:val="en-US"/>
        </w:rPr>
        <w:t>.</w:t>
      </w:r>
    </w:p>
    <w:p w14:paraId="009AC9BC" w14:textId="77777777" w:rsidR="00736FB2" w:rsidRPr="00736FB2" w:rsidRDefault="00736FB2" w:rsidP="00736FB2">
      <w:pPr>
        <w:rPr>
          <w:lang w:val="en-US"/>
        </w:rPr>
      </w:pPr>
    </w:p>
    <w:p w14:paraId="4D39E838" w14:textId="77777777" w:rsidR="00736FB2" w:rsidRPr="00736FB2" w:rsidRDefault="00736FB2" w:rsidP="00736FB2">
      <w:pPr>
        <w:rPr>
          <w:lang w:val="en-US"/>
        </w:rPr>
      </w:pPr>
      <w:r w:rsidRPr="00736FB2">
        <w:rPr>
          <w:lang w:val="en-US"/>
        </w:rPr>
        <w:t>I was:</w:t>
      </w:r>
    </w:p>
    <w:p w14:paraId="418E8BA7" w14:textId="77777777" w:rsidR="00736FB2" w:rsidRPr="00736FB2" w:rsidRDefault="00736FB2" w:rsidP="00736FB2">
      <w:pPr>
        <w:rPr>
          <w:lang w:val="en-US"/>
        </w:rPr>
      </w:pPr>
    </w:p>
    <w:p w14:paraId="14906CC6" w14:textId="77777777" w:rsidR="00736FB2" w:rsidRPr="00736FB2" w:rsidRDefault="00736FB2" w:rsidP="00736FB2">
      <w:pPr>
        <w:rPr>
          <w:lang w:val="en-US"/>
        </w:rPr>
      </w:pPr>
      <w:r w:rsidRPr="00736FB2">
        <w:rPr>
          <w:lang w:val="en-US"/>
        </w:rPr>
        <w:t>Sending 100s of generic emails</w:t>
      </w:r>
    </w:p>
    <w:p w14:paraId="03A99903" w14:textId="77777777" w:rsidR="00736FB2" w:rsidRPr="00736FB2" w:rsidRDefault="00736FB2" w:rsidP="00736FB2">
      <w:pPr>
        <w:rPr>
          <w:lang w:val="en-US"/>
        </w:rPr>
      </w:pPr>
      <w:r w:rsidRPr="00736FB2">
        <w:rPr>
          <w:lang w:val="en-US"/>
        </w:rPr>
        <w:t>Making endless cold calls</w:t>
      </w:r>
    </w:p>
    <w:p w14:paraId="1C5FBA98" w14:textId="77777777" w:rsidR="00736FB2" w:rsidRPr="00736FB2" w:rsidRDefault="00736FB2" w:rsidP="00736FB2">
      <w:pPr>
        <w:rPr>
          <w:lang w:val="en-US"/>
        </w:rPr>
      </w:pPr>
      <w:r w:rsidRPr="00736FB2">
        <w:rPr>
          <w:lang w:val="en-US"/>
        </w:rPr>
        <w:t>Working longer hours</w:t>
      </w:r>
    </w:p>
    <w:p w14:paraId="1F861D08" w14:textId="77777777" w:rsidR="00736FB2" w:rsidRPr="00736FB2" w:rsidRDefault="00736FB2" w:rsidP="00736FB2">
      <w:pPr>
        <w:rPr>
          <w:lang w:val="en-US"/>
        </w:rPr>
      </w:pPr>
      <w:r w:rsidRPr="00736FB2">
        <w:rPr>
          <w:lang w:val="en-US"/>
        </w:rPr>
        <w:t>Still missing quota</w:t>
      </w:r>
    </w:p>
    <w:p w14:paraId="77147E24" w14:textId="77777777" w:rsidR="00736FB2" w:rsidRPr="00736FB2" w:rsidRDefault="00736FB2" w:rsidP="00736FB2">
      <w:pPr>
        <w:rPr>
          <w:lang w:val="en-US"/>
        </w:rPr>
      </w:pPr>
      <w:r w:rsidRPr="00736FB2">
        <w:rPr>
          <w:lang w:val="en-US"/>
        </w:rPr>
        <w:t>Then I realized something that changed everything:</w:t>
      </w:r>
    </w:p>
    <w:p w14:paraId="68381ACB" w14:textId="77777777" w:rsidR="00736FB2" w:rsidRPr="00736FB2" w:rsidRDefault="00736FB2" w:rsidP="00736FB2">
      <w:pPr>
        <w:rPr>
          <w:lang w:val="en-US"/>
        </w:rPr>
      </w:pPr>
    </w:p>
    <w:p w14:paraId="4B68D75B" w14:textId="77777777" w:rsidR="00736FB2" w:rsidRPr="00736FB2" w:rsidRDefault="00736FB2" w:rsidP="00736FB2">
      <w:pPr>
        <w:rPr>
          <w:lang w:val="en-US"/>
        </w:rPr>
      </w:pPr>
      <w:r w:rsidRPr="00736FB2">
        <w:rPr>
          <w:lang w:val="en-US"/>
        </w:rPr>
        <w:t>Working harder wasn't the answer.</w:t>
      </w:r>
    </w:p>
    <w:p w14:paraId="101A9055" w14:textId="77777777" w:rsidR="00736FB2" w:rsidRPr="00736FB2" w:rsidRDefault="00736FB2" w:rsidP="00736FB2">
      <w:pPr>
        <w:rPr>
          <w:lang w:val="en-US"/>
        </w:rPr>
      </w:pPr>
    </w:p>
    <w:p w14:paraId="661FD149" w14:textId="77777777" w:rsidR="00736FB2" w:rsidRPr="00736FB2" w:rsidRDefault="00736FB2" w:rsidP="00736FB2">
      <w:pPr>
        <w:rPr>
          <w:lang w:val="en-US"/>
        </w:rPr>
      </w:pPr>
      <w:r w:rsidRPr="00736FB2">
        <w:rPr>
          <w:lang w:val="en-US"/>
        </w:rPr>
        <w:t>Working systematically was.</w:t>
      </w:r>
    </w:p>
    <w:p w14:paraId="6DACD780" w14:textId="77777777" w:rsidR="00736FB2" w:rsidRPr="00736FB2" w:rsidRDefault="00736FB2" w:rsidP="00736FB2">
      <w:pPr>
        <w:rPr>
          <w:lang w:val="en-US"/>
        </w:rPr>
      </w:pPr>
    </w:p>
    <w:p w14:paraId="1AD43E9E" w14:textId="77777777" w:rsidR="00736FB2" w:rsidRPr="00736FB2" w:rsidRDefault="00736FB2" w:rsidP="00736FB2">
      <w:pPr>
        <w:rPr>
          <w:lang w:val="en-US"/>
        </w:rPr>
      </w:pPr>
      <w:r w:rsidRPr="00736FB2">
        <w:rPr>
          <w:lang w:val="en-US"/>
        </w:rPr>
        <w:t>The moment I stopped trying to "hustle harder" and started implementing proven systems, everything changed:</w:t>
      </w:r>
    </w:p>
    <w:p w14:paraId="5B72E347" w14:textId="77777777" w:rsidR="00736FB2" w:rsidRPr="00736FB2" w:rsidRDefault="00736FB2" w:rsidP="00736FB2">
      <w:pPr>
        <w:rPr>
          <w:lang w:val="en-US"/>
        </w:rPr>
      </w:pPr>
    </w:p>
    <w:p w14:paraId="6185F741" w14:textId="77777777" w:rsidR="00736FB2" w:rsidRPr="00736FB2" w:rsidRDefault="00736FB2" w:rsidP="00736FB2">
      <w:pPr>
        <w:rPr>
          <w:lang w:val="en-US"/>
        </w:rPr>
      </w:pPr>
      <w:r w:rsidRPr="00736FB2">
        <w:rPr>
          <w:lang w:val="en-US"/>
        </w:rPr>
        <w:t>Less time writing emails</w:t>
      </w:r>
    </w:p>
    <w:p w14:paraId="6B6B57FF" w14:textId="77777777" w:rsidR="00736FB2" w:rsidRPr="00736FB2" w:rsidRDefault="00736FB2" w:rsidP="00736FB2">
      <w:pPr>
        <w:rPr>
          <w:lang w:val="en-US"/>
        </w:rPr>
      </w:pPr>
      <w:r w:rsidRPr="00736FB2">
        <w:rPr>
          <w:lang w:val="en-US"/>
        </w:rPr>
        <w:lastRenderedPageBreak/>
        <w:t>Higher response rates</w:t>
      </w:r>
    </w:p>
    <w:p w14:paraId="101BB43F" w14:textId="77777777" w:rsidR="00736FB2" w:rsidRPr="00736FB2" w:rsidRDefault="00736FB2" w:rsidP="00736FB2">
      <w:pPr>
        <w:rPr>
          <w:lang w:val="en-US"/>
        </w:rPr>
      </w:pPr>
      <w:r w:rsidRPr="00736FB2">
        <w:rPr>
          <w:lang w:val="en-US"/>
        </w:rPr>
        <w:t>More qualified meetings</w:t>
      </w:r>
    </w:p>
    <w:p w14:paraId="11DE89DD" w14:textId="77777777" w:rsidR="00736FB2" w:rsidRPr="00736FB2" w:rsidRDefault="00736FB2" w:rsidP="00736FB2">
      <w:pPr>
        <w:rPr>
          <w:lang w:val="en-US"/>
        </w:rPr>
      </w:pPr>
      <w:r w:rsidRPr="00736FB2">
        <w:rPr>
          <w:lang w:val="en-US"/>
        </w:rPr>
        <w:t>Consistent quota achievement</w:t>
      </w:r>
    </w:p>
    <w:p w14:paraId="215BA6DF" w14:textId="77777777" w:rsidR="00736FB2" w:rsidRPr="00736FB2" w:rsidRDefault="00736FB2" w:rsidP="00736FB2">
      <w:pPr>
        <w:rPr>
          <w:lang w:val="en-US"/>
        </w:rPr>
      </w:pPr>
      <w:r w:rsidRPr="00736FB2">
        <w:rPr>
          <w:lang w:val="en-US"/>
        </w:rPr>
        <w:t>Here's the reality:</w:t>
      </w:r>
    </w:p>
    <w:p w14:paraId="541D8CB5" w14:textId="77777777" w:rsidR="00736FB2" w:rsidRPr="00736FB2" w:rsidRDefault="00736FB2" w:rsidP="00736FB2">
      <w:pPr>
        <w:rPr>
          <w:lang w:val="en-US"/>
        </w:rPr>
      </w:pPr>
    </w:p>
    <w:p w14:paraId="0CABD17A" w14:textId="77777777" w:rsidR="00736FB2" w:rsidRPr="00736FB2" w:rsidRDefault="00736FB2" w:rsidP="00736FB2">
      <w:pPr>
        <w:rPr>
          <w:lang w:val="en-US"/>
        </w:rPr>
      </w:pPr>
      <w:r w:rsidRPr="00736FB2">
        <w:rPr>
          <w:lang w:val="en-US"/>
        </w:rPr>
        <w:t>You're already spending time on outreach.</w:t>
      </w:r>
    </w:p>
    <w:p w14:paraId="368FE101" w14:textId="77777777" w:rsidR="00736FB2" w:rsidRPr="00736FB2" w:rsidRDefault="00736FB2" w:rsidP="00736FB2">
      <w:pPr>
        <w:rPr>
          <w:lang w:val="en-US"/>
        </w:rPr>
      </w:pPr>
      <w:r w:rsidRPr="00736FB2">
        <w:rPr>
          <w:lang w:val="en-US"/>
        </w:rPr>
        <w:t>The only question is:</w:t>
      </w:r>
    </w:p>
    <w:p w14:paraId="48B7B93B" w14:textId="77777777" w:rsidR="00736FB2" w:rsidRPr="00736FB2" w:rsidRDefault="00736FB2" w:rsidP="00736FB2">
      <w:pPr>
        <w:rPr>
          <w:lang w:val="en-US"/>
        </w:rPr>
      </w:pPr>
    </w:p>
    <w:p w14:paraId="4B49EC6B" w14:textId="77777777" w:rsidR="00736FB2" w:rsidRPr="00736FB2" w:rsidRDefault="00736FB2" w:rsidP="00736FB2">
      <w:pPr>
        <w:rPr>
          <w:lang w:val="en-US"/>
        </w:rPr>
      </w:pPr>
      <w:r w:rsidRPr="00736FB2">
        <w:rPr>
          <w:lang w:val="en-US"/>
        </w:rPr>
        <w:t>Are you spending it on proven systems or reinventing the wheel?</w:t>
      </w:r>
    </w:p>
    <w:p w14:paraId="6DFF927F" w14:textId="77777777" w:rsidR="00736FB2" w:rsidRPr="00736FB2" w:rsidRDefault="00736FB2" w:rsidP="00736FB2">
      <w:pPr>
        <w:rPr>
          <w:lang w:val="en-US"/>
        </w:rPr>
      </w:pPr>
    </w:p>
    <w:p w14:paraId="00A3F2E0" w14:textId="77777777" w:rsidR="00736FB2" w:rsidRPr="00736FB2" w:rsidRDefault="00736FB2" w:rsidP="00736FB2">
      <w:pPr>
        <w:rPr>
          <w:lang w:val="en-US"/>
        </w:rPr>
      </w:pPr>
      <w:r w:rsidRPr="00736FB2">
        <w:rPr>
          <w:lang w:val="en-US"/>
        </w:rPr>
        <w:t>Want to see how to implement these frameworks without disrupting your current workflow?</w:t>
      </w:r>
    </w:p>
    <w:p w14:paraId="2CA91BAC" w14:textId="77777777" w:rsidR="00736FB2" w:rsidRPr="00736FB2" w:rsidRDefault="00736FB2" w:rsidP="00736FB2">
      <w:pPr>
        <w:rPr>
          <w:lang w:val="en-US"/>
        </w:rPr>
      </w:pPr>
    </w:p>
    <w:p w14:paraId="6E9753F9" w14:textId="77777777" w:rsidR="00736FB2" w:rsidRPr="00736FB2" w:rsidRDefault="00736FB2" w:rsidP="00736FB2">
      <w:pPr>
        <w:rPr>
          <w:lang w:val="en-US"/>
        </w:rPr>
      </w:pPr>
      <w:r w:rsidRPr="00736FB2">
        <w:rPr>
          <w:lang w:val="en-US"/>
        </w:rPr>
        <w:t>I'm doing strategy calls where I'll:</w:t>
      </w:r>
    </w:p>
    <w:p w14:paraId="3E7D6F88" w14:textId="77777777" w:rsidR="00736FB2" w:rsidRPr="00736FB2" w:rsidRDefault="00736FB2" w:rsidP="00736FB2">
      <w:pPr>
        <w:rPr>
          <w:lang w:val="en-US"/>
        </w:rPr>
      </w:pPr>
    </w:p>
    <w:p w14:paraId="6D2C7E35" w14:textId="77777777" w:rsidR="00736FB2" w:rsidRPr="00736FB2" w:rsidRDefault="00736FB2" w:rsidP="00736FB2">
      <w:pPr>
        <w:rPr>
          <w:lang w:val="en-US"/>
        </w:rPr>
      </w:pPr>
      <w:r w:rsidRPr="00736FB2">
        <w:rPr>
          <w:lang w:val="en-US"/>
        </w:rPr>
        <w:t>Review your current process</w:t>
      </w:r>
    </w:p>
    <w:p w14:paraId="5EF2B43C" w14:textId="77777777" w:rsidR="00736FB2" w:rsidRPr="00736FB2" w:rsidRDefault="00736FB2" w:rsidP="00736FB2">
      <w:pPr>
        <w:rPr>
          <w:lang w:val="en-US"/>
        </w:rPr>
      </w:pPr>
      <w:r w:rsidRPr="00736FB2">
        <w:rPr>
          <w:lang w:val="en-US"/>
        </w:rPr>
        <w:t>Show you quick-implementation steps</w:t>
      </w:r>
    </w:p>
    <w:p w14:paraId="1FF93ABD" w14:textId="77777777" w:rsidR="00736FB2" w:rsidRPr="00736FB2" w:rsidRDefault="00736FB2" w:rsidP="00736FB2">
      <w:pPr>
        <w:rPr>
          <w:lang w:val="en-US"/>
        </w:rPr>
      </w:pPr>
      <w:r w:rsidRPr="00736FB2">
        <w:rPr>
          <w:lang w:val="en-US"/>
        </w:rPr>
        <w:t>Help you build a sustainable system</w:t>
      </w:r>
    </w:p>
    <w:p w14:paraId="374F2F70" w14:textId="77777777" w:rsidR="00736FB2" w:rsidRPr="00736FB2" w:rsidRDefault="00736FB2" w:rsidP="00736FB2">
      <w:pPr>
        <w:rPr>
          <w:lang w:val="en-US"/>
        </w:rPr>
      </w:pPr>
      <w:r w:rsidRPr="00736FB2">
        <w:rPr>
          <w:lang w:val="en-US"/>
        </w:rPr>
        <w:t>​Grab some time with me here!​</w:t>
      </w:r>
    </w:p>
    <w:p w14:paraId="73DBC02A" w14:textId="77777777" w:rsidR="00736FB2" w:rsidRPr="00736FB2" w:rsidRDefault="00736FB2" w:rsidP="00736FB2">
      <w:pPr>
        <w:rPr>
          <w:lang w:val="en-US"/>
        </w:rPr>
      </w:pPr>
    </w:p>
    <w:p w14:paraId="5067FB5A" w14:textId="77777777" w:rsidR="00736FB2" w:rsidRPr="00736FB2" w:rsidRDefault="00736FB2" w:rsidP="00736FB2">
      <w:pPr>
        <w:rPr>
          <w:lang w:val="en-US"/>
        </w:rPr>
      </w:pPr>
      <w:r w:rsidRPr="00736FB2">
        <w:rPr>
          <w:lang w:val="en-US"/>
        </w:rPr>
        <w:t>Let's book more meetings together,</w:t>
      </w:r>
    </w:p>
    <w:p w14:paraId="40227B58" w14:textId="77777777" w:rsidR="00736FB2" w:rsidRPr="00736FB2" w:rsidRDefault="00736FB2" w:rsidP="00736FB2">
      <w:pPr>
        <w:rPr>
          <w:lang w:val="en-US"/>
        </w:rPr>
      </w:pPr>
    </w:p>
    <w:p w14:paraId="05E2BC09" w14:textId="77777777" w:rsidR="00736FB2" w:rsidRPr="00736FB2" w:rsidRDefault="00736FB2" w:rsidP="00736FB2">
      <w:pPr>
        <w:rPr>
          <w:lang w:val="en-US"/>
        </w:rPr>
      </w:pPr>
      <w:r w:rsidRPr="00736FB2">
        <w:rPr>
          <w:lang w:val="en-US"/>
        </w:rPr>
        <w:t>Aaron</w:t>
      </w:r>
    </w:p>
    <w:p w14:paraId="6654494F" w14:textId="77777777" w:rsidR="00736FB2" w:rsidRPr="00736FB2" w:rsidRDefault="00736FB2" w:rsidP="00736FB2">
      <w:pPr>
        <w:rPr>
          <w:lang w:val="en-US"/>
        </w:rPr>
      </w:pPr>
    </w:p>
    <w:p w14:paraId="4A8D43B3" w14:textId="77777777" w:rsidR="00736FB2" w:rsidRPr="00736FB2" w:rsidRDefault="00736FB2" w:rsidP="00736FB2">
      <w:pPr>
        <w:rPr>
          <w:lang w:val="en-US"/>
        </w:rPr>
      </w:pPr>
      <w:r w:rsidRPr="00736FB2">
        <w:rPr>
          <w:lang w:val="en-US"/>
        </w:rPr>
        <w:t>P.S.</w:t>
      </w:r>
    </w:p>
    <w:p w14:paraId="286B085D" w14:textId="77777777" w:rsidR="00736FB2" w:rsidRPr="00736FB2" w:rsidRDefault="00736FB2" w:rsidP="00736FB2">
      <w:pPr>
        <w:rPr>
          <w:lang w:val="en-US"/>
        </w:rPr>
      </w:pPr>
    </w:p>
    <w:p w14:paraId="2D2CA590" w14:textId="77777777" w:rsidR="00736FB2" w:rsidRPr="00736FB2" w:rsidRDefault="00736FB2" w:rsidP="00736FB2">
      <w:pPr>
        <w:rPr>
          <w:lang w:val="en-US"/>
        </w:rPr>
      </w:pPr>
      <w:r w:rsidRPr="00736FB2">
        <w:rPr>
          <w:lang w:val="en-US"/>
        </w:rPr>
        <w:t>In my next email, I'll share some serious results from sellers taking advantage of my coaching and frameworks.</w:t>
      </w:r>
    </w:p>
    <w:p w14:paraId="24D84D9F" w14:textId="77777777" w:rsidR="00736FB2" w:rsidRPr="00736FB2" w:rsidRDefault="00736FB2" w:rsidP="00736FB2">
      <w:pPr>
        <w:rPr>
          <w:lang w:val="en-US"/>
        </w:rPr>
      </w:pPr>
    </w:p>
    <w:p w14:paraId="4CB5C416" w14:textId="19268B1B" w:rsidR="006F277B" w:rsidRPr="008D45EA" w:rsidRDefault="00736FB2" w:rsidP="00736FB2">
      <w:pPr>
        <w:rPr>
          <w:lang w:val="en-US"/>
        </w:rPr>
      </w:pPr>
      <w:r w:rsidRPr="00736FB2">
        <w:rPr>
          <w:lang w:val="en-US"/>
        </w:rPr>
        <w:t>Stay tuned.</w:t>
      </w:r>
    </w:p>
    <w:sectPr w:rsidR="006F277B" w:rsidRPr="008D45EA" w:rsidSect="002F2167">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EF930" w14:textId="77777777" w:rsidR="00154294" w:rsidRDefault="00154294" w:rsidP="002F2167">
      <w:pPr>
        <w:spacing w:after="0" w:line="240" w:lineRule="auto"/>
      </w:pPr>
      <w:r>
        <w:separator/>
      </w:r>
    </w:p>
  </w:endnote>
  <w:endnote w:type="continuationSeparator" w:id="0">
    <w:p w14:paraId="15EC656E" w14:textId="77777777" w:rsidR="00154294" w:rsidRDefault="00154294" w:rsidP="002F2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21"/>
      <w:gridCol w:w="1805"/>
    </w:tblGrid>
    <w:sdt>
      <w:sdtPr>
        <w:rPr>
          <w:rFonts w:asciiTheme="majorHAnsi" w:eastAsiaTheme="majorEastAsia" w:hAnsiTheme="majorHAnsi" w:cstheme="majorBidi"/>
          <w:sz w:val="20"/>
          <w:szCs w:val="20"/>
        </w:rPr>
        <w:id w:val="558984241"/>
        <w:docPartObj>
          <w:docPartGallery w:val="Page Numbers (Bottom of Page)"/>
          <w:docPartUnique/>
        </w:docPartObj>
      </w:sdtPr>
      <w:sdtEndPr>
        <w:rPr>
          <w:rFonts w:asciiTheme="minorHAnsi" w:eastAsiaTheme="minorHAnsi" w:hAnsiTheme="minorHAnsi" w:cstheme="minorBidi"/>
          <w:sz w:val="22"/>
          <w:szCs w:val="22"/>
        </w:rPr>
      </w:sdtEndPr>
      <w:sdtContent>
        <w:tr w:rsidR="002F2167" w14:paraId="7BAC1D1B" w14:textId="77777777">
          <w:trPr>
            <w:trHeight w:val="727"/>
          </w:trPr>
          <w:tc>
            <w:tcPr>
              <w:tcW w:w="4000" w:type="pct"/>
              <w:tcBorders>
                <w:right w:val="triple" w:sz="4" w:space="0" w:color="5B9BD5" w:themeColor="accent1"/>
              </w:tcBorders>
            </w:tcPr>
            <w:p w14:paraId="0D1C2E64" w14:textId="4880CF98" w:rsidR="002F2167" w:rsidRDefault="002F216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0D2C685B" w14:textId="14E5A1E7" w:rsidR="002F2167" w:rsidRDefault="002F2167">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C1B5E8F" w14:textId="77777777" w:rsidR="002F2167" w:rsidRDefault="002F2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F2DC4" w14:textId="77777777" w:rsidR="00154294" w:rsidRDefault="00154294" w:rsidP="002F2167">
      <w:pPr>
        <w:spacing w:after="0" w:line="240" w:lineRule="auto"/>
      </w:pPr>
      <w:r>
        <w:separator/>
      </w:r>
    </w:p>
  </w:footnote>
  <w:footnote w:type="continuationSeparator" w:id="0">
    <w:p w14:paraId="63A29035" w14:textId="77777777" w:rsidR="00154294" w:rsidRDefault="00154294" w:rsidP="002F2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241F9"/>
    <w:multiLevelType w:val="multilevel"/>
    <w:tmpl w:val="71B6F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757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C6F86"/>
    <w:multiLevelType w:val="multilevel"/>
    <w:tmpl w:val="76A28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87994"/>
    <w:multiLevelType w:val="multilevel"/>
    <w:tmpl w:val="F7AE7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30A7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4B217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CD4466B"/>
    <w:multiLevelType w:val="hybridMultilevel"/>
    <w:tmpl w:val="7E46D2E8"/>
    <w:lvl w:ilvl="0" w:tplc="24F676A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191F0D"/>
    <w:multiLevelType w:val="multilevel"/>
    <w:tmpl w:val="D9228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A9A27A6"/>
    <w:multiLevelType w:val="hybridMultilevel"/>
    <w:tmpl w:val="CB8C4C68"/>
    <w:lvl w:ilvl="0" w:tplc="921CD88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ABF481E"/>
    <w:multiLevelType w:val="multilevel"/>
    <w:tmpl w:val="BEB81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CD4CFD"/>
    <w:multiLevelType w:val="multilevel"/>
    <w:tmpl w:val="BBEE2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6"/>
  </w:num>
  <w:num w:numId="5">
    <w:abstractNumId w:val="2"/>
  </w:num>
  <w:num w:numId="6">
    <w:abstractNumId w:val="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9"/>
  </w:num>
  <w:num w:numId="10">
    <w:abstractNumId w:val="10"/>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st. Oliver">
    <w15:presenceInfo w15:providerId="AD" w15:userId="S::o.quast@seeburger.com::b9498201-12a6-4cc5-943d-69debd8cba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EE4"/>
    <w:rsid w:val="0001400D"/>
    <w:rsid w:val="00046035"/>
    <w:rsid w:val="00061DBB"/>
    <w:rsid w:val="00065C9F"/>
    <w:rsid w:val="00082E61"/>
    <w:rsid w:val="000C1B58"/>
    <w:rsid w:val="000C7B37"/>
    <w:rsid w:val="000D07D6"/>
    <w:rsid w:val="000E13E4"/>
    <w:rsid w:val="001120F4"/>
    <w:rsid w:val="00125118"/>
    <w:rsid w:val="00125F3D"/>
    <w:rsid w:val="0014426F"/>
    <w:rsid w:val="00154294"/>
    <w:rsid w:val="00191EE4"/>
    <w:rsid w:val="001D52D1"/>
    <w:rsid w:val="001D6B50"/>
    <w:rsid w:val="00204680"/>
    <w:rsid w:val="0023676E"/>
    <w:rsid w:val="002669D8"/>
    <w:rsid w:val="00266C65"/>
    <w:rsid w:val="002868F3"/>
    <w:rsid w:val="002B0D2D"/>
    <w:rsid w:val="002B2EE4"/>
    <w:rsid w:val="002C36C5"/>
    <w:rsid w:val="002C42FC"/>
    <w:rsid w:val="002E6F7C"/>
    <w:rsid w:val="002F2167"/>
    <w:rsid w:val="00316D4E"/>
    <w:rsid w:val="00323A92"/>
    <w:rsid w:val="0033184E"/>
    <w:rsid w:val="00343CBB"/>
    <w:rsid w:val="0034566F"/>
    <w:rsid w:val="0036042A"/>
    <w:rsid w:val="00371B7E"/>
    <w:rsid w:val="003733A6"/>
    <w:rsid w:val="003866BC"/>
    <w:rsid w:val="003A0345"/>
    <w:rsid w:val="003A0E19"/>
    <w:rsid w:val="003A3B5D"/>
    <w:rsid w:val="003A654F"/>
    <w:rsid w:val="003F00A1"/>
    <w:rsid w:val="00405D07"/>
    <w:rsid w:val="00421957"/>
    <w:rsid w:val="004318F0"/>
    <w:rsid w:val="00445B78"/>
    <w:rsid w:val="00461A35"/>
    <w:rsid w:val="00491305"/>
    <w:rsid w:val="004A58A7"/>
    <w:rsid w:val="004B2598"/>
    <w:rsid w:val="004B4C42"/>
    <w:rsid w:val="004E527B"/>
    <w:rsid w:val="004E5467"/>
    <w:rsid w:val="00545654"/>
    <w:rsid w:val="00547ECC"/>
    <w:rsid w:val="00556F40"/>
    <w:rsid w:val="005827FA"/>
    <w:rsid w:val="005B1E24"/>
    <w:rsid w:val="005D079E"/>
    <w:rsid w:val="005D6E00"/>
    <w:rsid w:val="006008B8"/>
    <w:rsid w:val="00652ADD"/>
    <w:rsid w:val="006632E4"/>
    <w:rsid w:val="00673418"/>
    <w:rsid w:val="006B06D6"/>
    <w:rsid w:val="006C0FC3"/>
    <w:rsid w:val="006D69AA"/>
    <w:rsid w:val="006E6400"/>
    <w:rsid w:val="006F277B"/>
    <w:rsid w:val="007029BB"/>
    <w:rsid w:val="00731054"/>
    <w:rsid w:val="00736FB2"/>
    <w:rsid w:val="00737FA8"/>
    <w:rsid w:val="00762A11"/>
    <w:rsid w:val="007754FF"/>
    <w:rsid w:val="0078099C"/>
    <w:rsid w:val="00791ECC"/>
    <w:rsid w:val="007A25F4"/>
    <w:rsid w:val="007C32D1"/>
    <w:rsid w:val="007C334C"/>
    <w:rsid w:val="00805815"/>
    <w:rsid w:val="008069B1"/>
    <w:rsid w:val="00811A9A"/>
    <w:rsid w:val="00823B6A"/>
    <w:rsid w:val="00851AB5"/>
    <w:rsid w:val="008620D7"/>
    <w:rsid w:val="0086443D"/>
    <w:rsid w:val="00882219"/>
    <w:rsid w:val="008B08C8"/>
    <w:rsid w:val="008D45EA"/>
    <w:rsid w:val="008D66A8"/>
    <w:rsid w:val="008E6967"/>
    <w:rsid w:val="008F0A5E"/>
    <w:rsid w:val="008F2B55"/>
    <w:rsid w:val="008F5313"/>
    <w:rsid w:val="009012CE"/>
    <w:rsid w:val="00936217"/>
    <w:rsid w:val="00986F2B"/>
    <w:rsid w:val="009D459A"/>
    <w:rsid w:val="009E177E"/>
    <w:rsid w:val="009E590E"/>
    <w:rsid w:val="00A0665F"/>
    <w:rsid w:val="00A07A5F"/>
    <w:rsid w:val="00A14669"/>
    <w:rsid w:val="00A53EBF"/>
    <w:rsid w:val="00A87F26"/>
    <w:rsid w:val="00A902BF"/>
    <w:rsid w:val="00AB4906"/>
    <w:rsid w:val="00AC4B98"/>
    <w:rsid w:val="00AF0BF1"/>
    <w:rsid w:val="00B3324B"/>
    <w:rsid w:val="00B41C0B"/>
    <w:rsid w:val="00B4262B"/>
    <w:rsid w:val="00B53D8C"/>
    <w:rsid w:val="00B9546A"/>
    <w:rsid w:val="00BC2897"/>
    <w:rsid w:val="00BE4EAC"/>
    <w:rsid w:val="00C14BDF"/>
    <w:rsid w:val="00C20D50"/>
    <w:rsid w:val="00C66237"/>
    <w:rsid w:val="00C81DFB"/>
    <w:rsid w:val="00CA579E"/>
    <w:rsid w:val="00CC0C4F"/>
    <w:rsid w:val="00CC390F"/>
    <w:rsid w:val="00CD241E"/>
    <w:rsid w:val="00CD44C0"/>
    <w:rsid w:val="00CD7DC6"/>
    <w:rsid w:val="00CE7427"/>
    <w:rsid w:val="00CE7C4B"/>
    <w:rsid w:val="00CF3F56"/>
    <w:rsid w:val="00D24660"/>
    <w:rsid w:val="00D31842"/>
    <w:rsid w:val="00D608B2"/>
    <w:rsid w:val="00D61A8D"/>
    <w:rsid w:val="00D67749"/>
    <w:rsid w:val="00D8060D"/>
    <w:rsid w:val="00DA6C23"/>
    <w:rsid w:val="00DB4F2D"/>
    <w:rsid w:val="00DD1220"/>
    <w:rsid w:val="00DF06E9"/>
    <w:rsid w:val="00E11AEF"/>
    <w:rsid w:val="00E21129"/>
    <w:rsid w:val="00E23D1E"/>
    <w:rsid w:val="00E34722"/>
    <w:rsid w:val="00E55276"/>
    <w:rsid w:val="00E61BC7"/>
    <w:rsid w:val="00E658BF"/>
    <w:rsid w:val="00E77AA3"/>
    <w:rsid w:val="00E81622"/>
    <w:rsid w:val="00EA1F65"/>
    <w:rsid w:val="00EC5392"/>
    <w:rsid w:val="00EE0BA1"/>
    <w:rsid w:val="00EE3BF6"/>
    <w:rsid w:val="00F15FBA"/>
    <w:rsid w:val="00F24C90"/>
    <w:rsid w:val="00F51F48"/>
    <w:rsid w:val="00F52D41"/>
    <w:rsid w:val="00FC6BAE"/>
    <w:rsid w:val="00FD1923"/>
    <w:rsid w:val="00FE1E72"/>
    <w:rsid w:val="00FE4E45"/>
    <w:rsid w:val="00FF54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5F10"/>
  <w15:chartTrackingRefBased/>
  <w15:docId w15:val="{232CD62B-A2D0-4969-B61F-6131D374C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D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3D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2B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D8C"/>
    <w:pPr>
      <w:ind w:left="720"/>
      <w:contextualSpacing/>
    </w:pPr>
  </w:style>
  <w:style w:type="character" w:customStyle="1" w:styleId="Heading1Char">
    <w:name w:val="Heading 1 Char"/>
    <w:basedOn w:val="DefaultParagraphFont"/>
    <w:link w:val="Heading1"/>
    <w:uiPriority w:val="9"/>
    <w:rsid w:val="00B53D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3D8C"/>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2F2167"/>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2F2167"/>
    <w:rPr>
      <w:rFonts w:eastAsiaTheme="minorEastAsia"/>
      <w:lang w:eastAsia="de-DE"/>
    </w:rPr>
  </w:style>
  <w:style w:type="paragraph" w:styleId="Header">
    <w:name w:val="header"/>
    <w:basedOn w:val="Normal"/>
    <w:link w:val="HeaderChar"/>
    <w:uiPriority w:val="99"/>
    <w:unhideWhenUsed/>
    <w:rsid w:val="002F21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2167"/>
  </w:style>
  <w:style w:type="paragraph" w:styleId="Footer">
    <w:name w:val="footer"/>
    <w:basedOn w:val="Normal"/>
    <w:link w:val="FooterChar"/>
    <w:uiPriority w:val="99"/>
    <w:unhideWhenUsed/>
    <w:rsid w:val="002F21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F2167"/>
  </w:style>
  <w:style w:type="paragraph" w:styleId="TOCHeading">
    <w:name w:val="TOC Heading"/>
    <w:basedOn w:val="Heading1"/>
    <w:next w:val="Normal"/>
    <w:uiPriority w:val="39"/>
    <w:unhideWhenUsed/>
    <w:qFormat/>
    <w:rsid w:val="002F2167"/>
    <w:pPr>
      <w:outlineLvl w:val="9"/>
    </w:pPr>
    <w:rPr>
      <w:lang w:eastAsia="de-DE"/>
    </w:rPr>
  </w:style>
  <w:style w:type="paragraph" w:styleId="TOC2">
    <w:name w:val="toc 2"/>
    <w:basedOn w:val="Normal"/>
    <w:next w:val="Normal"/>
    <w:autoRedefine/>
    <w:uiPriority w:val="39"/>
    <w:unhideWhenUsed/>
    <w:rsid w:val="002F2167"/>
    <w:pPr>
      <w:spacing w:after="100"/>
      <w:ind w:left="220"/>
    </w:pPr>
  </w:style>
  <w:style w:type="character" w:styleId="Hyperlink">
    <w:name w:val="Hyperlink"/>
    <w:basedOn w:val="DefaultParagraphFont"/>
    <w:uiPriority w:val="99"/>
    <w:unhideWhenUsed/>
    <w:rsid w:val="002F2167"/>
    <w:rPr>
      <w:color w:val="0563C1" w:themeColor="hyperlink"/>
      <w:u w:val="single"/>
    </w:rPr>
  </w:style>
  <w:style w:type="paragraph" w:styleId="Revision">
    <w:name w:val="Revision"/>
    <w:hidden/>
    <w:uiPriority w:val="99"/>
    <w:semiHidden/>
    <w:rsid w:val="00082E61"/>
    <w:pPr>
      <w:spacing w:after="0" w:line="240" w:lineRule="auto"/>
    </w:pPr>
  </w:style>
  <w:style w:type="character" w:styleId="UnresolvedMention">
    <w:name w:val="Unresolved Mention"/>
    <w:basedOn w:val="DefaultParagraphFont"/>
    <w:uiPriority w:val="99"/>
    <w:semiHidden/>
    <w:unhideWhenUsed/>
    <w:rsid w:val="0033184E"/>
    <w:rPr>
      <w:color w:val="605E5C"/>
      <w:shd w:val="clear" w:color="auto" w:fill="E1DFDD"/>
    </w:rPr>
  </w:style>
  <w:style w:type="character" w:customStyle="1" w:styleId="white-space-pre">
    <w:name w:val="white-space-pre"/>
    <w:basedOn w:val="DefaultParagraphFont"/>
    <w:rsid w:val="00C66237"/>
  </w:style>
  <w:style w:type="character" w:customStyle="1" w:styleId="break-words">
    <w:name w:val="break-words"/>
    <w:basedOn w:val="DefaultParagraphFont"/>
    <w:rsid w:val="004B2598"/>
  </w:style>
  <w:style w:type="character" w:customStyle="1" w:styleId="artdeco-buttontext">
    <w:name w:val="artdeco-button__text"/>
    <w:basedOn w:val="DefaultParagraphFont"/>
    <w:rsid w:val="004B2598"/>
  </w:style>
  <w:style w:type="character" w:customStyle="1" w:styleId="visually-hidden">
    <w:name w:val="visually-hidden"/>
    <w:basedOn w:val="DefaultParagraphFont"/>
    <w:rsid w:val="004B2598"/>
  </w:style>
  <w:style w:type="character" w:customStyle="1" w:styleId="Heading3Char">
    <w:name w:val="Heading 3 Char"/>
    <w:basedOn w:val="DefaultParagraphFont"/>
    <w:link w:val="Heading3"/>
    <w:uiPriority w:val="9"/>
    <w:semiHidden/>
    <w:rsid w:val="008F2B5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F2B55"/>
    <w:pPr>
      <w:spacing w:before="100" w:beforeAutospacing="1" w:after="100" w:afterAutospacing="1" w:line="240" w:lineRule="auto"/>
    </w:pPr>
    <w:rPr>
      <w:rFonts w:ascii="Calibri" w:hAnsi="Calibri" w:cs="Calibri"/>
      <w:lang w:val="en-US"/>
    </w:rPr>
  </w:style>
  <w:style w:type="character" w:styleId="Strong">
    <w:name w:val="Strong"/>
    <w:basedOn w:val="DefaultParagraphFont"/>
    <w:uiPriority w:val="22"/>
    <w:qFormat/>
    <w:rsid w:val="008F2B55"/>
    <w:rPr>
      <w:b/>
      <w:bCs/>
    </w:rPr>
  </w:style>
  <w:style w:type="character" w:styleId="Emphasis">
    <w:name w:val="Emphasis"/>
    <w:basedOn w:val="DefaultParagraphFont"/>
    <w:uiPriority w:val="20"/>
    <w:qFormat/>
    <w:rsid w:val="008F2B55"/>
    <w:rPr>
      <w:i/>
      <w:iCs/>
    </w:rPr>
  </w:style>
  <w:style w:type="character" w:customStyle="1" w:styleId="js-update-components-actoravatar">
    <w:name w:val="js-update-components-actor__avatar"/>
    <w:basedOn w:val="DefaultParagraphFont"/>
    <w:rsid w:val="003A0E19"/>
  </w:style>
  <w:style w:type="character" w:customStyle="1" w:styleId="vmjvlsjkfyxofglscedfuthibinnhtpyzhae">
    <w:name w:val="vmjvlsjkfyxofglscedfuthibinnhtpyzhae"/>
    <w:basedOn w:val="DefaultParagraphFont"/>
    <w:rsid w:val="003A0E19"/>
  </w:style>
  <w:style w:type="character" w:customStyle="1" w:styleId="update-components-actorsupplementary-actor-info">
    <w:name w:val="update-components-actor__supplementary-actor-info"/>
    <w:basedOn w:val="DefaultParagraphFont"/>
    <w:rsid w:val="003A0E19"/>
  </w:style>
  <w:style w:type="character" w:customStyle="1" w:styleId="update-components-actordescription">
    <w:name w:val="update-components-actor__description"/>
    <w:basedOn w:val="DefaultParagraphFont"/>
    <w:rsid w:val="003A0E19"/>
  </w:style>
  <w:style w:type="character" w:customStyle="1" w:styleId="update-components-actorsub-description">
    <w:name w:val="update-components-actor__sub-description"/>
    <w:basedOn w:val="DefaultParagraphFont"/>
    <w:rsid w:val="003A0E19"/>
  </w:style>
  <w:style w:type="character" w:customStyle="1" w:styleId="sr-only">
    <w:name w:val="sr-only"/>
    <w:basedOn w:val="DefaultParagraphFont"/>
    <w:rsid w:val="00461A35"/>
  </w:style>
  <w:style w:type="paragraph" w:customStyle="1" w:styleId="text-xs">
    <w:name w:val="!text-xs"/>
    <w:basedOn w:val="Normal"/>
    <w:rsid w:val="00461A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xs1">
    <w:name w:val="!text-xs1"/>
    <w:basedOn w:val="DefaultParagraphFont"/>
    <w:rsid w:val="00461A35"/>
  </w:style>
  <w:style w:type="paragraph" w:customStyle="1" w:styleId="attributed-text-segment-listcontent">
    <w:name w:val="attributed-text-segment-list__content"/>
    <w:basedOn w:val="Normal"/>
    <w:rsid w:val="00461A3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319">
      <w:bodyDiv w:val="1"/>
      <w:marLeft w:val="0"/>
      <w:marRight w:val="0"/>
      <w:marTop w:val="0"/>
      <w:marBottom w:val="0"/>
      <w:divBdr>
        <w:top w:val="none" w:sz="0" w:space="0" w:color="auto"/>
        <w:left w:val="none" w:sz="0" w:space="0" w:color="auto"/>
        <w:bottom w:val="none" w:sz="0" w:space="0" w:color="auto"/>
        <w:right w:val="none" w:sz="0" w:space="0" w:color="auto"/>
      </w:divBdr>
      <w:divsChild>
        <w:div w:id="863791811">
          <w:marLeft w:val="0"/>
          <w:marRight w:val="0"/>
          <w:marTop w:val="0"/>
          <w:marBottom w:val="0"/>
          <w:divBdr>
            <w:top w:val="none" w:sz="0" w:space="0" w:color="auto"/>
            <w:left w:val="none" w:sz="0" w:space="0" w:color="auto"/>
            <w:bottom w:val="none" w:sz="0" w:space="0" w:color="auto"/>
            <w:right w:val="none" w:sz="0" w:space="0" w:color="auto"/>
          </w:divBdr>
          <w:divsChild>
            <w:div w:id="870535335">
              <w:marLeft w:val="0"/>
              <w:marRight w:val="0"/>
              <w:marTop w:val="0"/>
              <w:marBottom w:val="0"/>
              <w:divBdr>
                <w:top w:val="none" w:sz="0" w:space="0" w:color="auto"/>
                <w:left w:val="none" w:sz="0" w:space="0" w:color="auto"/>
                <w:bottom w:val="none" w:sz="0" w:space="0" w:color="auto"/>
                <w:right w:val="none" w:sz="0" w:space="0" w:color="auto"/>
              </w:divBdr>
              <w:divsChild>
                <w:div w:id="2095978762">
                  <w:marLeft w:val="0"/>
                  <w:marRight w:val="0"/>
                  <w:marTop w:val="0"/>
                  <w:marBottom w:val="0"/>
                  <w:divBdr>
                    <w:top w:val="none" w:sz="0" w:space="0" w:color="auto"/>
                    <w:left w:val="none" w:sz="0" w:space="0" w:color="auto"/>
                    <w:bottom w:val="none" w:sz="0" w:space="0" w:color="auto"/>
                    <w:right w:val="none" w:sz="0" w:space="0" w:color="auto"/>
                  </w:divBdr>
                  <w:divsChild>
                    <w:div w:id="1376076512">
                      <w:marLeft w:val="0"/>
                      <w:marRight w:val="0"/>
                      <w:marTop w:val="0"/>
                      <w:marBottom w:val="0"/>
                      <w:divBdr>
                        <w:top w:val="none" w:sz="0" w:space="0" w:color="auto"/>
                        <w:left w:val="none" w:sz="0" w:space="0" w:color="auto"/>
                        <w:bottom w:val="none" w:sz="0" w:space="0" w:color="auto"/>
                        <w:right w:val="none" w:sz="0" w:space="0" w:color="auto"/>
                      </w:divBdr>
                      <w:divsChild>
                        <w:div w:id="1996839064">
                          <w:marLeft w:val="0"/>
                          <w:marRight w:val="0"/>
                          <w:marTop w:val="0"/>
                          <w:marBottom w:val="0"/>
                          <w:divBdr>
                            <w:top w:val="none" w:sz="0" w:space="0" w:color="auto"/>
                            <w:left w:val="none" w:sz="0" w:space="0" w:color="auto"/>
                            <w:bottom w:val="none" w:sz="0" w:space="0" w:color="auto"/>
                            <w:right w:val="none" w:sz="0" w:space="0" w:color="auto"/>
                          </w:divBdr>
                        </w:div>
                      </w:divsChild>
                    </w:div>
                    <w:div w:id="1306617883">
                      <w:marLeft w:val="0"/>
                      <w:marRight w:val="0"/>
                      <w:marTop w:val="0"/>
                      <w:marBottom w:val="0"/>
                      <w:divBdr>
                        <w:top w:val="none" w:sz="0" w:space="0" w:color="auto"/>
                        <w:left w:val="none" w:sz="0" w:space="0" w:color="auto"/>
                        <w:bottom w:val="none" w:sz="0" w:space="0" w:color="auto"/>
                        <w:right w:val="none" w:sz="0" w:space="0" w:color="auto"/>
                      </w:divBdr>
                      <w:divsChild>
                        <w:div w:id="1006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027448">
          <w:marLeft w:val="0"/>
          <w:marRight w:val="0"/>
          <w:marTop w:val="0"/>
          <w:marBottom w:val="0"/>
          <w:divBdr>
            <w:top w:val="none" w:sz="0" w:space="0" w:color="auto"/>
            <w:left w:val="none" w:sz="0" w:space="0" w:color="auto"/>
            <w:bottom w:val="none" w:sz="0" w:space="0" w:color="auto"/>
            <w:right w:val="none" w:sz="0" w:space="0" w:color="auto"/>
          </w:divBdr>
          <w:divsChild>
            <w:div w:id="100494881">
              <w:marLeft w:val="0"/>
              <w:marRight w:val="0"/>
              <w:marTop w:val="0"/>
              <w:marBottom w:val="0"/>
              <w:divBdr>
                <w:top w:val="none" w:sz="0" w:space="0" w:color="auto"/>
                <w:left w:val="none" w:sz="0" w:space="0" w:color="auto"/>
                <w:bottom w:val="none" w:sz="0" w:space="0" w:color="auto"/>
                <w:right w:val="none" w:sz="0" w:space="0" w:color="auto"/>
              </w:divBdr>
              <w:divsChild>
                <w:div w:id="1691056540">
                  <w:marLeft w:val="0"/>
                  <w:marRight w:val="0"/>
                  <w:marTop w:val="0"/>
                  <w:marBottom w:val="0"/>
                  <w:divBdr>
                    <w:top w:val="none" w:sz="0" w:space="0" w:color="auto"/>
                    <w:left w:val="none" w:sz="0" w:space="0" w:color="auto"/>
                    <w:bottom w:val="none" w:sz="0" w:space="0" w:color="auto"/>
                    <w:right w:val="none" w:sz="0" w:space="0" w:color="auto"/>
                  </w:divBdr>
                </w:div>
              </w:divsChild>
            </w:div>
            <w:div w:id="2014722266">
              <w:marLeft w:val="0"/>
              <w:marRight w:val="0"/>
              <w:marTop w:val="0"/>
              <w:marBottom w:val="0"/>
              <w:divBdr>
                <w:top w:val="none" w:sz="0" w:space="0" w:color="auto"/>
                <w:left w:val="none" w:sz="0" w:space="0" w:color="auto"/>
                <w:bottom w:val="none" w:sz="0" w:space="0" w:color="auto"/>
                <w:right w:val="none" w:sz="0" w:space="0" w:color="auto"/>
              </w:divBdr>
              <w:divsChild>
                <w:div w:id="235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094175">
      <w:bodyDiv w:val="1"/>
      <w:marLeft w:val="0"/>
      <w:marRight w:val="0"/>
      <w:marTop w:val="0"/>
      <w:marBottom w:val="0"/>
      <w:divBdr>
        <w:top w:val="none" w:sz="0" w:space="0" w:color="auto"/>
        <w:left w:val="none" w:sz="0" w:space="0" w:color="auto"/>
        <w:bottom w:val="none" w:sz="0" w:space="0" w:color="auto"/>
        <w:right w:val="none" w:sz="0" w:space="0" w:color="auto"/>
      </w:divBdr>
    </w:div>
    <w:div w:id="507985496">
      <w:bodyDiv w:val="1"/>
      <w:marLeft w:val="0"/>
      <w:marRight w:val="0"/>
      <w:marTop w:val="0"/>
      <w:marBottom w:val="0"/>
      <w:divBdr>
        <w:top w:val="none" w:sz="0" w:space="0" w:color="auto"/>
        <w:left w:val="none" w:sz="0" w:space="0" w:color="auto"/>
        <w:bottom w:val="none" w:sz="0" w:space="0" w:color="auto"/>
        <w:right w:val="none" w:sz="0" w:space="0" w:color="auto"/>
      </w:divBdr>
      <w:divsChild>
        <w:div w:id="1149633265">
          <w:marLeft w:val="0"/>
          <w:marRight w:val="0"/>
          <w:marTop w:val="0"/>
          <w:marBottom w:val="0"/>
          <w:divBdr>
            <w:top w:val="none" w:sz="0" w:space="0" w:color="auto"/>
            <w:left w:val="none" w:sz="0" w:space="0" w:color="auto"/>
            <w:bottom w:val="none" w:sz="0" w:space="0" w:color="auto"/>
            <w:right w:val="none" w:sz="0" w:space="0" w:color="auto"/>
          </w:divBdr>
          <w:divsChild>
            <w:div w:id="1950235450">
              <w:marLeft w:val="0"/>
              <w:marRight w:val="0"/>
              <w:marTop w:val="0"/>
              <w:marBottom w:val="0"/>
              <w:divBdr>
                <w:top w:val="none" w:sz="0" w:space="0" w:color="auto"/>
                <w:left w:val="none" w:sz="0" w:space="0" w:color="auto"/>
                <w:bottom w:val="none" w:sz="0" w:space="0" w:color="auto"/>
                <w:right w:val="none" w:sz="0" w:space="0" w:color="auto"/>
              </w:divBdr>
              <w:divsChild>
                <w:div w:id="1751388044">
                  <w:marLeft w:val="0"/>
                  <w:marRight w:val="0"/>
                  <w:marTop w:val="0"/>
                  <w:marBottom w:val="120"/>
                  <w:divBdr>
                    <w:top w:val="none" w:sz="0" w:space="0" w:color="auto"/>
                    <w:left w:val="none" w:sz="0" w:space="0" w:color="auto"/>
                    <w:bottom w:val="none" w:sz="0" w:space="0" w:color="auto"/>
                    <w:right w:val="none" w:sz="0" w:space="0" w:color="auto"/>
                  </w:divBdr>
                  <w:divsChild>
                    <w:div w:id="577978365">
                      <w:marLeft w:val="120"/>
                      <w:marRight w:val="0"/>
                      <w:marTop w:val="0"/>
                      <w:marBottom w:val="0"/>
                      <w:divBdr>
                        <w:top w:val="none" w:sz="0" w:space="0" w:color="auto"/>
                        <w:left w:val="none" w:sz="0" w:space="0" w:color="auto"/>
                        <w:bottom w:val="none" w:sz="0" w:space="0" w:color="auto"/>
                        <w:right w:val="none" w:sz="0" w:space="0" w:color="auto"/>
                      </w:divBdr>
                      <w:divsChild>
                        <w:div w:id="16241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856112">
          <w:marLeft w:val="0"/>
          <w:marRight w:val="0"/>
          <w:marTop w:val="120"/>
          <w:marBottom w:val="180"/>
          <w:divBdr>
            <w:top w:val="none" w:sz="0" w:space="0" w:color="auto"/>
            <w:left w:val="none" w:sz="0" w:space="0" w:color="auto"/>
            <w:bottom w:val="none" w:sz="0" w:space="0" w:color="auto"/>
            <w:right w:val="none" w:sz="0" w:space="0" w:color="auto"/>
          </w:divBdr>
        </w:div>
      </w:divsChild>
    </w:div>
    <w:div w:id="760561892">
      <w:bodyDiv w:val="1"/>
      <w:marLeft w:val="0"/>
      <w:marRight w:val="0"/>
      <w:marTop w:val="0"/>
      <w:marBottom w:val="0"/>
      <w:divBdr>
        <w:top w:val="none" w:sz="0" w:space="0" w:color="auto"/>
        <w:left w:val="none" w:sz="0" w:space="0" w:color="auto"/>
        <w:bottom w:val="none" w:sz="0" w:space="0" w:color="auto"/>
        <w:right w:val="none" w:sz="0" w:space="0" w:color="auto"/>
      </w:divBdr>
    </w:div>
    <w:div w:id="1056586630">
      <w:bodyDiv w:val="1"/>
      <w:marLeft w:val="0"/>
      <w:marRight w:val="0"/>
      <w:marTop w:val="0"/>
      <w:marBottom w:val="0"/>
      <w:divBdr>
        <w:top w:val="none" w:sz="0" w:space="0" w:color="auto"/>
        <w:left w:val="none" w:sz="0" w:space="0" w:color="auto"/>
        <w:bottom w:val="none" w:sz="0" w:space="0" w:color="auto"/>
        <w:right w:val="none" w:sz="0" w:space="0" w:color="auto"/>
      </w:divBdr>
      <w:divsChild>
        <w:div w:id="505168333">
          <w:marLeft w:val="0"/>
          <w:marRight w:val="0"/>
          <w:marTop w:val="0"/>
          <w:marBottom w:val="0"/>
          <w:divBdr>
            <w:top w:val="none" w:sz="0" w:space="0" w:color="auto"/>
            <w:left w:val="none" w:sz="0" w:space="0" w:color="auto"/>
            <w:bottom w:val="none" w:sz="0" w:space="0" w:color="auto"/>
            <w:right w:val="none" w:sz="0" w:space="0" w:color="auto"/>
          </w:divBdr>
          <w:divsChild>
            <w:div w:id="1244799906">
              <w:marLeft w:val="0"/>
              <w:marRight w:val="0"/>
              <w:marTop w:val="0"/>
              <w:marBottom w:val="0"/>
              <w:divBdr>
                <w:top w:val="none" w:sz="0" w:space="0" w:color="auto"/>
                <w:left w:val="none" w:sz="0" w:space="0" w:color="auto"/>
                <w:bottom w:val="none" w:sz="0" w:space="0" w:color="auto"/>
                <w:right w:val="none" w:sz="0" w:space="0" w:color="auto"/>
              </w:divBdr>
              <w:divsChild>
                <w:div w:id="712852370">
                  <w:marLeft w:val="0"/>
                  <w:marRight w:val="0"/>
                  <w:marTop w:val="0"/>
                  <w:marBottom w:val="120"/>
                  <w:divBdr>
                    <w:top w:val="none" w:sz="0" w:space="0" w:color="auto"/>
                    <w:left w:val="none" w:sz="0" w:space="0" w:color="auto"/>
                    <w:bottom w:val="none" w:sz="0" w:space="0" w:color="auto"/>
                    <w:right w:val="none" w:sz="0" w:space="0" w:color="auto"/>
                  </w:divBdr>
                  <w:divsChild>
                    <w:div w:id="2118208191">
                      <w:marLeft w:val="120"/>
                      <w:marRight w:val="0"/>
                      <w:marTop w:val="0"/>
                      <w:marBottom w:val="0"/>
                      <w:divBdr>
                        <w:top w:val="none" w:sz="0" w:space="0" w:color="auto"/>
                        <w:left w:val="none" w:sz="0" w:space="0" w:color="auto"/>
                        <w:bottom w:val="none" w:sz="0" w:space="0" w:color="auto"/>
                        <w:right w:val="none" w:sz="0" w:space="0" w:color="auto"/>
                      </w:divBdr>
                      <w:divsChild>
                        <w:div w:id="7157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846077">
          <w:marLeft w:val="0"/>
          <w:marRight w:val="0"/>
          <w:marTop w:val="120"/>
          <w:marBottom w:val="180"/>
          <w:divBdr>
            <w:top w:val="none" w:sz="0" w:space="0" w:color="auto"/>
            <w:left w:val="none" w:sz="0" w:space="0" w:color="auto"/>
            <w:bottom w:val="none" w:sz="0" w:space="0" w:color="auto"/>
            <w:right w:val="none" w:sz="0" w:space="0" w:color="auto"/>
          </w:divBdr>
        </w:div>
      </w:divsChild>
    </w:div>
    <w:div w:id="1084034367">
      <w:bodyDiv w:val="1"/>
      <w:marLeft w:val="0"/>
      <w:marRight w:val="0"/>
      <w:marTop w:val="0"/>
      <w:marBottom w:val="0"/>
      <w:divBdr>
        <w:top w:val="none" w:sz="0" w:space="0" w:color="auto"/>
        <w:left w:val="none" w:sz="0" w:space="0" w:color="auto"/>
        <w:bottom w:val="none" w:sz="0" w:space="0" w:color="auto"/>
        <w:right w:val="none" w:sz="0" w:space="0" w:color="auto"/>
      </w:divBdr>
      <w:divsChild>
        <w:div w:id="1355158702">
          <w:marLeft w:val="0"/>
          <w:marRight w:val="0"/>
          <w:marTop w:val="0"/>
          <w:marBottom w:val="0"/>
          <w:divBdr>
            <w:top w:val="none" w:sz="0" w:space="0" w:color="auto"/>
            <w:left w:val="none" w:sz="0" w:space="0" w:color="auto"/>
            <w:bottom w:val="none" w:sz="0" w:space="0" w:color="auto"/>
            <w:right w:val="none" w:sz="0" w:space="0" w:color="auto"/>
          </w:divBdr>
          <w:divsChild>
            <w:div w:id="191770653">
              <w:marLeft w:val="0"/>
              <w:marRight w:val="0"/>
              <w:marTop w:val="0"/>
              <w:marBottom w:val="0"/>
              <w:divBdr>
                <w:top w:val="none" w:sz="0" w:space="0" w:color="auto"/>
                <w:left w:val="none" w:sz="0" w:space="0" w:color="auto"/>
                <w:bottom w:val="none" w:sz="0" w:space="0" w:color="auto"/>
                <w:right w:val="none" w:sz="0" w:space="0" w:color="auto"/>
              </w:divBdr>
              <w:divsChild>
                <w:div w:id="887111911">
                  <w:marLeft w:val="0"/>
                  <w:marRight w:val="0"/>
                  <w:marTop w:val="0"/>
                  <w:marBottom w:val="120"/>
                  <w:divBdr>
                    <w:top w:val="none" w:sz="0" w:space="0" w:color="auto"/>
                    <w:left w:val="none" w:sz="0" w:space="0" w:color="auto"/>
                    <w:bottom w:val="none" w:sz="0" w:space="0" w:color="auto"/>
                    <w:right w:val="none" w:sz="0" w:space="0" w:color="auto"/>
                  </w:divBdr>
                  <w:divsChild>
                    <w:div w:id="1183666647">
                      <w:marLeft w:val="120"/>
                      <w:marRight w:val="0"/>
                      <w:marTop w:val="0"/>
                      <w:marBottom w:val="0"/>
                      <w:divBdr>
                        <w:top w:val="none" w:sz="0" w:space="0" w:color="auto"/>
                        <w:left w:val="none" w:sz="0" w:space="0" w:color="auto"/>
                        <w:bottom w:val="none" w:sz="0" w:space="0" w:color="auto"/>
                        <w:right w:val="none" w:sz="0" w:space="0" w:color="auto"/>
                      </w:divBdr>
                      <w:divsChild>
                        <w:div w:id="119854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771644">
          <w:marLeft w:val="0"/>
          <w:marRight w:val="0"/>
          <w:marTop w:val="120"/>
          <w:marBottom w:val="180"/>
          <w:divBdr>
            <w:top w:val="none" w:sz="0" w:space="0" w:color="auto"/>
            <w:left w:val="none" w:sz="0" w:space="0" w:color="auto"/>
            <w:bottom w:val="none" w:sz="0" w:space="0" w:color="auto"/>
            <w:right w:val="none" w:sz="0" w:space="0" w:color="auto"/>
          </w:divBdr>
        </w:div>
      </w:divsChild>
    </w:div>
    <w:div w:id="1111781653">
      <w:bodyDiv w:val="1"/>
      <w:marLeft w:val="0"/>
      <w:marRight w:val="0"/>
      <w:marTop w:val="0"/>
      <w:marBottom w:val="0"/>
      <w:divBdr>
        <w:top w:val="none" w:sz="0" w:space="0" w:color="auto"/>
        <w:left w:val="none" w:sz="0" w:space="0" w:color="auto"/>
        <w:bottom w:val="none" w:sz="0" w:space="0" w:color="auto"/>
        <w:right w:val="none" w:sz="0" w:space="0" w:color="auto"/>
      </w:divBdr>
      <w:divsChild>
        <w:div w:id="761806037">
          <w:marLeft w:val="0"/>
          <w:marRight w:val="0"/>
          <w:marTop w:val="0"/>
          <w:marBottom w:val="0"/>
          <w:divBdr>
            <w:top w:val="none" w:sz="0" w:space="0" w:color="auto"/>
            <w:left w:val="none" w:sz="0" w:space="0" w:color="auto"/>
            <w:bottom w:val="none" w:sz="0" w:space="0" w:color="auto"/>
            <w:right w:val="none" w:sz="0" w:space="0" w:color="auto"/>
          </w:divBdr>
          <w:divsChild>
            <w:div w:id="366099341">
              <w:marLeft w:val="0"/>
              <w:marRight w:val="0"/>
              <w:marTop w:val="0"/>
              <w:marBottom w:val="0"/>
              <w:divBdr>
                <w:top w:val="none" w:sz="0" w:space="0" w:color="auto"/>
                <w:left w:val="none" w:sz="0" w:space="0" w:color="auto"/>
                <w:bottom w:val="none" w:sz="0" w:space="0" w:color="auto"/>
                <w:right w:val="none" w:sz="0" w:space="0" w:color="auto"/>
              </w:divBdr>
              <w:divsChild>
                <w:div w:id="1501963427">
                  <w:marLeft w:val="0"/>
                  <w:marRight w:val="0"/>
                  <w:marTop w:val="0"/>
                  <w:marBottom w:val="120"/>
                  <w:divBdr>
                    <w:top w:val="none" w:sz="0" w:space="0" w:color="auto"/>
                    <w:left w:val="none" w:sz="0" w:space="0" w:color="auto"/>
                    <w:bottom w:val="none" w:sz="0" w:space="0" w:color="auto"/>
                    <w:right w:val="none" w:sz="0" w:space="0" w:color="auto"/>
                  </w:divBdr>
                  <w:divsChild>
                    <w:div w:id="1940062854">
                      <w:marLeft w:val="120"/>
                      <w:marRight w:val="0"/>
                      <w:marTop w:val="0"/>
                      <w:marBottom w:val="0"/>
                      <w:divBdr>
                        <w:top w:val="none" w:sz="0" w:space="0" w:color="auto"/>
                        <w:left w:val="none" w:sz="0" w:space="0" w:color="auto"/>
                        <w:bottom w:val="none" w:sz="0" w:space="0" w:color="auto"/>
                        <w:right w:val="none" w:sz="0" w:space="0" w:color="auto"/>
                      </w:divBdr>
                      <w:divsChild>
                        <w:div w:id="17873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77749">
          <w:marLeft w:val="0"/>
          <w:marRight w:val="0"/>
          <w:marTop w:val="120"/>
          <w:marBottom w:val="180"/>
          <w:divBdr>
            <w:top w:val="none" w:sz="0" w:space="0" w:color="auto"/>
            <w:left w:val="none" w:sz="0" w:space="0" w:color="auto"/>
            <w:bottom w:val="none" w:sz="0" w:space="0" w:color="auto"/>
            <w:right w:val="none" w:sz="0" w:space="0" w:color="auto"/>
          </w:divBdr>
        </w:div>
      </w:divsChild>
    </w:div>
    <w:div w:id="1267229854">
      <w:bodyDiv w:val="1"/>
      <w:marLeft w:val="0"/>
      <w:marRight w:val="0"/>
      <w:marTop w:val="0"/>
      <w:marBottom w:val="0"/>
      <w:divBdr>
        <w:top w:val="none" w:sz="0" w:space="0" w:color="auto"/>
        <w:left w:val="none" w:sz="0" w:space="0" w:color="auto"/>
        <w:bottom w:val="none" w:sz="0" w:space="0" w:color="auto"/>
        <w:right w:val="none" w:sz="0" w:space="0" w:color="auto"/>
      </w:divBdr>
    </w:div>
    <w:div w:id="1486819867">
      <w:bodyDiv w:val="1"/>
      <w:marLeft w:val="0"/>
      <w:marRight w:val="0"/>
      <w:marTop w:val="0"/>
      <w:marBottom w:val="0"/>
      <w:divBdr>
        <w:top w:val="none" w:sz="0" w:space="0" w:color="auto"/>
        <w:left w:val="none" w:sz="0" w:space="0" w:color="auto"/>
        <w:bottom w:val="none" w:sz="0" w:space="0" w:color="auto"/>
        <w:right w:val="none" w:sz="0" w:space="0" w:color="auto"/>
      </w:divBdr>
    </w:div>
    <w:div w:id="1495872157">
      <w:bodyDiv w:val="1"/>
      <w:marLeft w:val="0"/>
      <w:marRight w:val="0"/>
      <w:marTop w:val="0"/>
      <w:marBottom w:val="0"/>
      <w:divBdr>
        <w:top w:val="none" w:sz="0" w:space="0" w:color="auto"/>
        <w:left w:val="none" w:sz="0" w:space="0" w:color="auto"/>
        <w:bottom w:val="none" w:sz="0" w:space="0" w:color="auto"/>
        <w:right w:val="none" w:sz="0" w:space="0" w:color="auto"/>
      </w:divBdr>
    </w:div>
    <w:div w:id="1558710028">
      <w:bodyDiv w:val="1"/>
      <w:marLeft w:val="0"/>
      <w:marRight w:val="0"/>
      <w:marTop w:val="0"/>
      <w:marBottom w:val="0"/>
      <w:divBdr>
        <w:top w:val="none" w:sz="0" w:space="0" w:color="auto"/>
        <w:left w:val="none" w:sz="0" w:space="0" w:color="auto"/>
        <w:bottom w:val="none" w:sz="0" w:space="0" w:color="auto"/>
        <w:right w:val="none" w:sz="0" w:space="0" w:color="auto"/>
      </w:divBdr>
    </w:div>
    <w:div w:id="1640720814">
      <w:bodyDiv w:val="1"/>
      <w:marLeft w:val="0"/>
      <w:marRight w:val="0"/>
      <w:marTop w:val="0"/>
      <w:marBottom w:val="0"/>
      <w:divBdr>
        <w:top w:val="none" w:sz="0" w:space="0" w:color="auto"/>
        <w:left w:val="none" w:sz="0" w:space="0" w:color="auto"/>
        <w:bottom w:val="none" w:sz="0" w:space="0" w:color="auto"/>
        <w:right w:val="none" w:sz="0" w:space="0" w:color="auto"/>
      </w:divBdr>
    </w:div>
    <w:div w:id="1759980819">
      <w:bodyDiv w:val="1"/>
      <w:marLeft w:val="0"/>
      <w:marRight w:val="0"/>
      <w:marTop w:val="0"/>
      <w:marBottom w:val="0"/>
      <w:divBdr>
        <w:top w:val="none" w:sz="0" w:space="0" w:color="auto"/>
        <w:left w:val="none" w:sz="0" w:space="0" w:color="auto"/>
        <w:bottom w:val="none" w:sz="0" w:space="0" w:color="auto"/>
        <w:right w:val="none" w:sz="0" w:space="0" w:color="auto"/>
      </w:divBdr>
      <w:divsChild>
        <w:div w:id="1824732569">
          <w:marLeft w:val="0"/>
          <w:marRight w:val="0"/>
          <w:marTop w:val="0"/>
          <w:marBottom w:val="0"/>
          <w:divBdr>
            <w:top w:val="none" w:sz="0" w:space="0" w:color="auto"/>
            <w:left w:val="none" w:sz="0" w:space="0" w:color="auto"/>
            <w:bottom w:val="none" w:sz="0" w:space="0" w:color="auto"/>
            <w:right w:val="none" w:sz="0" w:space="0" w:color="auto"/>
          </w:divBdr>
          <w:divsChild>
            <w:div w:id="2079472849">
              <w:marLeft w:val="0"/>
              <w:marRight w:val="0"/>
              <w:marTop w:val="0"/>
              <w:marBottom w:val="0"/>
              <w:divBdr>
                <w:top w:val="none" w:sz="0" w:space="0" w:color="auto"/>
                <w:left w:val="none" w:sz="0" w:space="0" w:color="auto"/>
                <w:bottom w:val="none" w:sz="0" w:space="0" w:color="auto"/>
                <w:right w:val="none" w:sz="0" w:space="0" w:color="auto"/>
              </w:divBdr>
              <w:divsChild>
                <w:div w:id="181938826">
                  <w:marLeft w:val="0"/>
                  <w:marRight w:val="0"/>
                  <w:marTop w:val="0"/>
                  <w:marBottom w:val="0"/>
                  <w:divBdr>
                    <w:top w:val="none" w:sz="0" w:space="0" w:color="auto"/>
                    <w:left w:val="none" w:sz="0" w:space="0" w:color="auto"/>
                    <w:bottom w:val="none" w:sz="0" w:space="0" w:color="auto"/>
                    <w:right w:val="none" w:sz="0" w:space="0" w:color="auto"/>
                  </w:divBdr>
                </w:div>
              </w:divsChild>
            </w:div>
            <w:div w:id="1092316898">
              <w:marLeft w:val="0"/>
              <w:marRight w:val="0"/>
              <w:marTop w:val="0"/>
              <w:marBottom w:val="0"/>
              <w:divBdr>
                <w:top w:val="none" w:sz="0" w:space="0" w:color="auto"/>
                <w:left w:val="none" w:sz="0" w:space="0" w:color="auto"/>
                <w:bottom w:val="none" w:sz="0" w:space="0" w:color="auto"/>
                <w:right w:val="none" w:sz="0" w:space="0" w:color="auto"/>
              </w:divBdr>
              <w:divsChild>
                <w:div w:id="10284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18892">
          <w:marLeft w:val="0"/>
          <w:marRight w:val="0"/>
          <w:marTop w:val="0"/>
          <w:marBottom w:val="0"/>
          <w:divBdr>
            <w:top w:val="none" w:sz="0" w:space="0" w:color="auto"/>
            <w:left w:val="none" w:sz="0" w:space="0" w:color="auto"/>
            <w:bottom w:val="none" w:sz="0" w:space="0" w:color="auto"/>
            <w:right w:val="none" w:sz="0" w:space="0" w:color="auto"/>
          </w:divBdr>
          <w:divsChild>
            <w:div w:id="1417944618">
              <w:marLeft w:val="0"/>
              <w:marRight w:val="0"/>
              <w:marTop w:val="0"/>
              <w:marBottom w:val="0"/>
              <w:divBdr>
                <w:top w:val="none" w:sz="0" w:space="0" w:color="auto"/>
                <w:left w:val="none" w:sz="0" w:space="0" w:color="auto"/>
                <w:bottom w:val="none" w:sz="0" w:space="0" w:color="auto"/>
                <w:right w:val="none" w:sz="0" w:space="0" w:color="auto"/>
              </w:divBdr>
              <w:divsChild>
                <w:div w:id="366415888">
                  <w:marLeft w:val="0"/>
                  <w:marRight w:val="0"/>
                  <w:marTop w:val="0"/>
                  <w:marBottom w:val="0"/>
                  <w:divBdr>
                    <w:top w:val="none" w:sz="0" w:space="0" w:color="auto"/>
                    <w:left w:val="none" w:sz="0" w:space="0" w:color="auto"/>
                    <w:bottom w:val="none" w:sz="0" w:space="0" w:color="auto"/>
                    <w:right w:val="none" w:sz="0" w:space="0" w:color="auto"/>
                  </w:divBdr>
                  <w:divsChild>
                    <w:div w:id="1298412264">
                      <w:marLeft w:val="0"/>
                      <w:marRight w:val="0"/>
                      <w:marTop w:val="0"/>
                      <w:marBottom w:val="0"/>
                      <w:divBdr>
                        <w:top w:val="none" w:sz="0" w:space="0" w:color="auto"/>
                        <w:left w:val="none" w:sz="0" w:space="0" w:color="auto"/>
                        <w:bottom w:val="none" w:sz="0" w:space="0" w:color="auto"/>
                        <w:right w:val="none" w:sz="0" w:space="0" w:color="auto"/>
                      </w:divBdr>
                      <w:divsChild>
                        <w:div w:id="10588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292977">
      <w:bodyDiv w:val="1"/>
      <w:marLeft w:val="0"/>
      <w:marRight w:val="0"/>
      <w:marTop w:val="0"/>
      <w:marBottom w:val="0"/>
      <w:divBdr>
        <w:top w:val="none" w:sz="0" w:space="0" w:color="auto"/>
        <w:left w:val="none" w:sz="0" w:space="0" w:color="auto"/>
        <w:bottom w:val="none" w:sz="0" w:space="0" w:color="auto"/>
        <w:right w:val="none" w:sz="0" w:space="0" w:color="auto"/>
      </w:divBdr>
    </w:div>
    <w:div w:id="2001158802">
      <w:bodyDiv w:val="1"/>
      <w:marLeft w:val="0"/>
      <w:marRight w:val="0"/>
      <w:marTop w:val="0"/>
      <w:marBottom w:val="0"/>
      <w:divBdr>
        <w:top w:val="none" w:sz="0" w:space="0" w:color="auto"/>
        <w:left w:val="none" w:sz="0" w:space="0" w:color="auto"/>
        <w:bottom w:val="none" w:sz="0" w:space="0" w:color="auto"/>
        <w:right w:val="none" w:sz="0" w:space="0" w:color="auto"/>
      </w:divBdr>
    </w:div>
    <w:div w:id="2111047214">
      <w:bodyDiv w:val="1"/>
      <w:marLeft w:val="0"/>
      <w:marRight w:val="0"/>
      <w:marTop w:val="0"/>
      <w:marBottom w:val="0"/>
      <w:divBdr>
        <w:top w:val="none" w:sz="0" w:space="0" w:color="auto"/>
        <w:left w:val="none" w:sz="0" w:space="0" w:color="auto"/>
        <w:bottom w:val="none" w:sz="0" w:space="0" w:color="auto"/>
        <w:right w:val="none" w:sz="0" w:space="0" w:color="auto"/>
      </w:divBdr>
    </w:div>
    <w:div w:id="2115132028">
      <w:bodyDiv w:val="1"/>
      <w:marLeft w:val="0"/>
      <w:marRight w:val="0"/>
      <w:marTop w:val="0"/>
      <w:marBottom w:val="0"/>
      <w:divBdr>
        <w:top w:val="none" w:sz="0" w:space="0" w:color="auto"/>
        <w:left w:val="none" w:sz="0" w:space="0" w:color="auto"/>
        <w:bottom w:val="none" w:sz="0" w:space="0" w:color="auto"/>
        <w:right w:val="none" w:sz="0" w:space="0" w:color="auto"/>
      </w:divBdr>
      <w:divsChild>
        <w:div w:id="918169988">
          <w:marLeft w:val="0"/>
          <w:marRight w:val="0"/>
          <w:marTop w:val="0"/>
          <w:marBottom w:val="0"/>
          <w:divBdr>
            <w:top w:val="none" w:sz="0" w:space="0" w:color="auto"/>
            <w:left w:val="none" w:sz="0" w:space="0" w:color="auto"/>
            <w:bottom w:val="none" w:sz="0" w:space="0" w:color="auto"/>
            <w:right w:val="none" w:sz="0" w:space="0" w:color="auto"/>
          </w:divBdr>
          <w:divsChild>
            <w:div w:id="404764957">
              <w:marLeft w:val="0"/>
              <w:marRight w:val="0"/>
              <w:marTop w:val="0"/>
              <w:marBottom w:val="0"/>
              <w:divBdr>
                <w:top w:val="none" w:sz="0" w:space="0" w:color="auto"/>
                <w:left w:val="none" w:sz="0" w:space="0" w:color="auto"/>
                <w:bottom w:val="none" w:sz="0" w:space="0" w:color="auto"/>
                <w:right w:val="none" w:sz="0" w:space="0" w:color="auto"/>
              </w:divBdr>
              <w:divsChild>
                <w:div w:id="151218828">
                  <w:marLeft w:val="0"/>
                  <w:marRight w:val="0"/>
                  <w:marTop w:val="0"/>
                  <w:marBottom w:val="120"/>
                  <w:divBdr>
                    <w:top w:val="none" w:sz="0" w:space="0" w:color="auto"/>
                    <w:left w:val="none" w:sz="0" w:space="0" w:color="auto"/>
                    <w:bottom w:val="none" w:sz="0" w:space="0" w:color="auto"/>
                    <w:right w:val="none" w:sz="0" w:space="0" w:color="auto"/>
                  </w:divBdr>
                  <w:divsChild>
                    <w:div w:id="1723753269">
                      <w:marLeft w:val="120"/>
                      <w:marRight w:val="0"/>
                      <w:marTop w:val="0"/>
                      <w:marBottom w:val="0"/>
                      <w:divBdr>
                        <w:top w:val="none" w:sz="0" w:space="0" w:color="auto"/>
                        <w:left w:val="none" w:sz="0" w:space="0" w:color="auto"/>
                        <w:bottom w:val="none" w:sz="0" w:space="0" w:color="auto"/>
                        <w:right w:val="none" w:sz="0" w:space="0" w:color="auto"/>
                      </w:divBdr>
                      <w:divsChild>
                        <w:div w:id="9324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58243">
          <w:marLeft w:val="0"/>
          <w:marRight w:val="0"/>
          <w:marTop w:val="12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posts/aaron-reeves-sales_how-to-write-a-cold-email-in-5-steps-activity-7316037679853240320-Dsdt?utm_source=share&amp;utm_medium=member_desktop&amp;rcm=ACoAABR6GCcBhQFYMJOP-YvG8dFomZ3wH0YkopY" TargetMode="External"/><Relationship Id="rId18" Type="http://schemas.openxmlformats.org/officeDocument/2006/relationships/image" Target="media/image2.jpeg"/><Relationship Id="rId26" Type="http://schemas.openxmlformats.org/officeDocument/2006/relationships/hyperlink" Target="https://click.convertkit-mail2.com/mvun3g2xlxh5hq0xkdxumhrn2l2qqt3/3ohphkh3rr24eqtr/aHR0cHM6Ly9jaHJpc3JpdHNvbi54eXovT3V0Ym91bmQtU3lzdGVtcw==" TargetMode="External"/><Relationship Id="rId39" Type="http://schemas.openxmlformats.org/officeDocument/2006/relationships/hyperlink" Target="https://www.linkedin.com/in/quotaleague?miniProfileUrn=urn%3Ali%3Afsd_profile%3AACoAABVHzusBxs_lZXvA8Khdlcgs9P5J_kEPYVg" TargetMode="External"/><Relationship Id="rId21" Type="http://schemas.openxmlformats.org/officeDocument/2006/relationships/hyperlink" Target="https://www.linkedin.com/in/ACoAABVHzusBxs_lZXvA8Khdlcgs9P5J_kEPYVg?miniProfileUrn=urn%3Ali%3Afs_miniProfile%3AACoAABVHzusBxs_lZXvA8Khdlcgs9P5J_kEPYVg" TargetMode="External"/><Relationship Id="rId34" Type="http://schemas.openxmlformats.org/officeDocument/2006/relationships/image" Target="media/image10.png"/><Relationship Id="rId42" Type="http://schemas.openxmlformats.org/officeDocument/2006/relationships/hyperlink" Target="https://www.linkedin.com/in/josh-braun?trk=public_post_feed-actor-name" TargetMode="External"/><Relationship Id="rId47" Type="http://schemas.openxmlformats.org/officeDocument/2006/relationships/hyperlink" Target="https://www.linkedin.com/in/nia-woodhouse-02257a168/recent-activity/all?trk=public_post_comment-text" TargetMode="External"/><Relationship Id="rId50" Type="http://schemas.openxmlformats.org/officeDocument/2006/relationships/image" Target="https://storage.mlcdn.com/account_image/43956/lHG0nIOMMLhdlQt3Blfi30miix2iHCPjcLRwIXAn.pn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linkedin.com/posts/aaron-reeves-sales_71-meetings-i-booked-in-2023-started-with-activity-7315673546083487744-oaDn?utm_source=share&amp;utm_medium=member_desktop&amp;rcm=ACoAABR6GCcBhQFYMJOP-YvG8dFomZ3wH0YkopY" TargetMode="External"/><Relationship Id="rId17" Type="http://schemas.openxmlformats.org/officeDocument/2006/relationships/hyperlink" Target="https://www.linkedin.com/posts/josh-braun_the-psychology-blue-relevance-starts-activity-7315829941831368707-8heq?utm_source=share&amp;utm_medium=member_desktop&amp;rcm=ACoAABR6GCcBhQFYMJOP-YvG8dFomZ3wH0YkopY" TargetMode="External"/><Relationship Id="rId25" Type="http://schemas.openxmlformats.org/officeDocument/2006/relationships/hyperlink" Target="https://click.convertkit-mail2.com/mvun3g2xlxh5hq0xkdxumhrn2l2qqt3/9qhzhnhdxx6zo2a9/aHR0cHM6Ly9jaHJpc3JpdHNvbi54eXovZnJlZS1ndWlkZXM=" TargetMode="Externa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www.linkedin.com/company/the-outbound-os?trk=public_post-text" TargetMode="External"/><Relationship Id="rId2" Type="http://schemas.openxmlformats.org/officeDocument/2006/relationships/numbering" Target="numbering.xml"/><Relationship Id="rId16" Type="http://schemas.openxmlformats.org/officeDocument/2006/relationships/hyperlink" Target="https://www.linkedin.com/posts/josh-braun_heres-a-good-cold-email-and-the-underlying-activity-7316104102348812288-YD2y?utm_source=share&amp;utm_medium=member_desktop&amp;rcm=ACoAABR6GCcBhQFYMJOP-YvG8dFomZ3wH0YkopY" TargetMode="External"/><Relationship Id="rId20" Type="http://schemas.openxmlformats.org/officeDocument/2006/relationships/hyperlink" Target="https://www.linkedin.com/in/ACoAABVHzusBxs_lZXvA8Khdlcgs9P5J_kEPYVg?miniProfileUrn=urn%3Ali%3Afs_miniProfile%3AACoAABVHzusBxs_lZXvA8Khdlcgs9P5J_kEPYVg" TargetMode="External"/><Relationship Id="rId29" Type="http://schemas.openxmlformats.org/officeDocument/2006/relationships/image" Target="media/image6.png"/><Relationship Id="rId41" Type="http://schemas.openxmlformats.org/officeDocument/2006/relationships/hyperlink" Target="https://lnkd.in/ev5iWM6s"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posts/saveriogrossi_sto-per-dirti-una-cosa-che-ti-far%C3%A0-male-activity-7315702524852809728-0Bjm?utm_source=share&amp;utm_medium=member_desktop&amp;rcm=ACoAABR6GCcBhQFYMJOP-YvG8dFomZ3wH0YkopY" TargetMode="External"/><Relationship Id="rId24" Type="http://schemas.openxmlformats.org/officeDocument/2006/relationships/hyperlink" Target="https://www.kaiti.it/ideal-customer-profile-cose-e-a-cosa-serve/"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www.linkedin.com/in/quotaleague/" TargetMode="External"/><Relationship Id="rId45" Type="http://schemas.openxmlformats.org/officeDocument/2006/relationships/hyperlink" Target="https://uk.linkedin.com/in/aaron-reeves-sales?trk=public_post-text" TargetMode="External"/><Relationship Id="rId53" Type="http://schemas.openxmlformats.org/officeDocument/2006/relationships/image" Target="https://storage.mlcdn.com/account_image/43956/O2KPuvan9YDVrwFoWoyzsWiE3ToqVzXn7C95UK1O.png"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www.quotaleague.com"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lnkd.in/ev5iWM6s" TargetMode="External"/><Relationship Id="rId57" Type="http://schemas.openxmlformats.org/officeDocument/2006/relationships/theme" Target="theme/theme1.xml"/><Relationship Id="rId10" Type="http://schemas.openxmlformats.org/officeDocument/2006/relationships/hyperlink" Target="https://www.linkedin.com/in/quotaleague/" TargetMode="External"/><Relationship Id="rId19" Type="http://schemas.openxmlformats.org/officeDocument/2006/relationships/image" Target="media/image3.jpeg"/><Relationship Id="rId31" Type="http://schemas.openxmlformats.org/officeDocument/2006/relationships/image" Target="media/image7.png"/><Relationship Id="rId44" Type="http://schemas.openxmlformats.org/officeDocument/2006/relationships/hyperlink" Target="https://www.linkedin.com/redir/redirect?url=https%3A%2F%2Flnkd%2Ein%2Fe3bdNm5u&amp;urlhash=fUzw&amp;trk=public_post-text" TargetMode="External"/><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linkedin.com/posts/quotaleague_i-get-a-55-response-rate-on-linkedin-dms-activity-7314980309991632897-deOR?utm_source=share&amp;utm_medium=member_desktop&amp;rcm=ACoAABR6GCcBhQFYMJOP-YvG8dFomZ3wH0YkopY" TargetMode="External"/><Relationship Id="rId14" Type="http://schemas.openxmlformats.org/officeDocument/2006/relationships/hyperlink" Target="https://www.linkedin.com/in/josh-braun/" TargetMode="External"/><Relationship Id="rId22" Type="http://schemas.openxmlformats.org/officeDocument/2006/relationships/hyperlink" Target="https://www.linkedin.com/feed/update/urn:li:activity:7312805939970015234?updateEntityUrn=urn%3Ali%3Afs_updateV2%3A%28urn%3Ali%3Aactivity%3A7312805939970015234%2CFEED_DETAIL%2CEMPTY%2CDEFAULT%2Cfalse%29" TargetMode="External"/><Relationship Id="rId27" Type="http://schemas.openxmlformats.org/officeDocument/2006/relationships/image" Target="media/image4.png"/><Relationship Id="rId30" Type="http://schemas.openxmlformats.org/officeDocument/2006/relationships/hyperlink" Target="https://www.loom.com/share/1916eb7fa655404baf5c8cab25cc7c0d" TargetMode="External"/><Relationship Id="rId35" Type="http://schemas.openxmlformats.org/officeDocument/2006/relationships/image" Target="media/image11.png"/><Relationship Id="rId43" Type="http://schemas.openxmlformats.org/officeDocument/2006/relationships/hyperlink" Target="https://uk.linkedin.com/in/aaron-reeves-sales?trk=public_post_feed-actor-name" TargetMode="External"/><Relationship Id="rId48" Type="http://schemas.openxmlformats.org/officeDocument/2006/relationships/image" Target="media/image15.png"/><Relationship Id="rId56" Type="http://schemas.microsoft.com/office/2011/relationships/people" Target="people.xml"/><Relationship Id="rId8" Type="http://schemas.openxmlformats.org/officeDocument/2006/relationships/hyperlink" Target="https://www.linkedin.com/posts/alanruchtein_no-wonder-your-cold-emails-arent-landing-activity-7314987865447325696-NWby?utm_source=share&amp;utm_medium=member_desktop&amp;rcm=ACoAABR6GCcBhQFYMJOP-YvG8dFomZ3wH0YkopY" TargetMode="External"/><Relationship Id="rId51" Type="http://schemas.openxmlformats.org/officeDocument/2006/relationships/image" Target="https://storage.mlcdn.com/account_image/43956/cZNjEqo43U1oUvlRLk4lFKB2Em8UeC370ImRpQGL.png"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cold-calling guide is designed to help you make phone calls with less inhibitions and more success in cold calling. The focus is on a respectful and informative initial contact, which lays the foundation for further conversations. Use the following chapters to refine your skills and skills and increase your success rate. Good luck with your telephone calls!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59</Pages>
  <Words>10176</Words>
  <Characters>58005</Characters>
  <Application>Microsoft Office Word</Application>
  <DocSecurity>0</DocSecurity>
  <Lines>483</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cold call</vt:lpstr>
      <vt:lpstr>Die Kaltakquise</vt:lpstr>
    </vt:vector>
  </TitlesOfParts>
  <Company>SEEBURGER</Company>
  <LinksUpToDate>false</LinksUpToDate>
  <CharactersWithSpaces>68045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cold call</dc:title>
  <dc:subject>A short guide</dc:subject>
  <dc:creator>Quast. Oliver</dc:creator>
  <cp:keywords/>
  <dc:description/>
  <cp:lastModifiedBy>Tempella. Federico</cp:lastModifiedBy>
  <cp:revision>54</cp:revision>
  <dcterms:created xsi:type="dcterms:W3CDTF">2025-03-20T15:19:00Z</dcterms:created>
  <dcterms:modified xsi:type="dcterms:W3CDTF">2025-06-09T13:54:00Z</dcterms:modified>
</cp:coreProperties>
</file>